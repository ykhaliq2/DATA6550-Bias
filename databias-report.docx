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0E6747" w14:textId="2F8C91BB" w:rsidR="00241AC1" w:rsidRDefault="5B2FE694" w:rsidP="3E50BDDE">
      <w:pPr>
        <w:contextualSpacing/>
        <w:jc w:val="center"/>
        <w:rPr>
          <w:sz w:val="32"/>
          <w:szCs w:val="32"/>
        </w:rPr>
      </w:pPr>
      <w:r w:rsidRPr="5DCA80C6">
        <w:rPr>
          <w:sz w:val="28"/>
          <w:szCs w:val="28"/>
        </w:rPr>
        <w:t>GROUP 3</w:t>
      </w:r>
    </w:p>
    <w:p w14:paraId="752A4478" w14:textId="44B4ADCA" w:rsidR="7D1218D7" w:rsidRDefault="5B2FE694" w:rsidP="3E50BDDE">
      <w:pPr>
        <w:contextualSpacing/>
        <w:jc w:val="center"/>
        <w:rPr>
          <w:sz w:val="32"/>
          <w:szCs w:val="32"/>
        </w:rPr>
      </w:pPr>
      <w:r w:rsidRPr="3E50BDDE">
        <w:rPr>
          <w:sz w:val="28"/>
          <w:szCs w:val="28"/>
        </w:rPr>
        <w:t>DATA BIAS PROJECT</w:t>
      </w:r>
    </w:p>
    <w:p w14:paraId="491EA124" w14:textId="70EC7266" w:rsidR="7D1218D7" w:rsidRDefault="5B2FE694" w:rsidP="3E50BDDE">
      <w:pPr>
        <w:contextualSpacing/>
        <w:jc w:val="center"/>
        <w:rPr>
          <w:sz w:val="32"/>
          <w:szCs w:val="32"/>
        </w:rPr>
      </w:pPr>
      <w:r w:rsidRPr="3E50BDDE">
        <w:rPr>
          <w:sz w:val="28"/>
          <w:szCs w:val="28"/>
        </w:rPr>
        <w:t>Seth Phillips, Yousaf Khaliq, Clay Skiles, John Allard</w:t>
      </w:r>
    </w:p>
    <w:p w14:paraId="2B87CBFB" w14:textId="54D7F46E" w:rsidR="7D1218D7" w:rsidRDefault="5B2FE694" w:rsidP="3E50BDDE">
      <w:pPr>
        <w:contextualSpacing/>
        <w:jc w:val="center"/>
        <w:rPr>
          <w:sz w:val="32"/>
          <w:szCs w:val="32"/>
        </w:rPr>
      </w:pPr>
      <w:r w:rsidRPr="3E48DE67">
        <w:rPr>
          <w:sz w:val="28"/>
          <w:szCs w:val="28"/>
        </w:rPr>
        <w:t>Topic: Credit risk</w:t>
      </w:r>
    </w:p>
    <w:p w14:paraId="678C063D" w14:textId="079B67B8" w:rsidR="7D1218D7" w:rsidRDefault="5B2FE694" w:rsidP="3E50BDDE">
      <w:pPr>
        <w:contextualSpacing/>
        <w:jc w:val="center"/>
        <w:rPr>
          <w:sz w:val="32"/>
          <w:szCs w:val="32"/>
        </w:rPr>
      </w:pPr>
      <w:r w:rsidRPr="3E48DE67">
        <w:rPr>
          <w:sz w:val="28"/>
          <w:szCs w:val="28"/>
        </w:rPr>
        <w:t>Dataset: “Give me some credit”  https://www.kaggle.com/c/GiveMeSomeCredit</w:t>
      </w:r>
    </w:p>
    <w:p w14:paraId="44092FB0" w14:textId="35C286D0" w:rsidR="27196E36" w:rsidRDefault="27196E36"/>
    <w:p w14:paraId="245E3DB0" w14:textId="093C0DFB" w:rsidR="15F25587" w:rsidRDefault="15F25587"/>
    <w:p w14:paraId="6D4B7F43" w14:textId="3ADD638D" w:rsidR="7D1218D7" w:rsidRDefault="7D1218D7">
      <w:r>
        <w:br w:type="page"/>
      </w:r>
    </w:p>
    <w:p w14:paraId="26E9AA7C" w14:textId="08F94FC9" w:rsidR="7F0C8D13" w:rsidRDefault="20A421F3" w:rsidP="3E3C9FA7">
      <w:pPr>
        <w:rPr>
          <w:del w:id="0" w:author="Clay Skiles" w:date="2025-02-13T02:54:00Z" w16du:dateUtc="2025-02-13T02:54:59Z"/>
          <w:rFonts w:ascii="Times New Roman" w:eastAsia="Times New Roman" w:hAnsi="Times New Roman" w:cs="Times New Roman"/>
          <w:sz w:val="24"/>
          <w:szCs w:val="24"/>
        </w:rPr>
      </w:pPr>
      <w:del w:id="1" w:author="Clay Skiles" w:date="2025-02-13T02:54:00Z">
        <w:r w:rsidRPr="20A421F3">
          <w:rPr>
            <w:rFonts w:ascii="Times New Roman" w:eastAsia="Times New Roman" w:hAnsi="Times New Roman" w:cs="Times New Roman"/>
            <w:sz w:val="24"/>
            <w:szCs w:val="24"/>
          </w:rPr>
          <w:delText>Objectives:</w:delText>
        </w:r>
      </w:del>
    </w:p>
    <w:p w14:paraId="2B6FD1CE" w14:textId="3F734263" w:rsidR="7F0C8D13" w:rsidRDefault="3E3C9FA7" w:rsidP="3E3C9FA7">
      <w:pPr>
        <w:pStyle w:val="ListParagraph"/>
        <w:numPr>
          <w:ilvl w:val="0"/>
          <w:numId w:val="1"/>
        </w:numPr>
        <w:rPr>
          <w:del w:id="2" w:author="Clay Skiles" w:date="2025-02-13T02:54:00Z" w16du:dateUtc="2025-02-13T02:54:59Z"/>
          <w:sz w:val="24"/>
          <w:szCs w:val="24"/>
        </w:rPr>
      </w:pPr>
      <w:del w:id="3" w:author="Clay Skiles" w:date="2025-02-13T02:54:00Z">
        <w:r w:rsidRPr="3E3C9FA7">
          <w:rPr>
            <w:rFonts w:ascii="Times New Roman" w:eastAsia="Times New Roman" w:hAnsi="Times New Roman" w:cs="Times New Roman"/>
            <w:sz w:val="24"/>
            <w:szCs w:val="24"/>
          </w:rPr>
          <w:delText>Observe bias in “Revolving Utilization Of Unsecured Lines”</w:delText>
        </w:r>
      </w:del>
    </w:p>
    <w:p w14:paraId="1625F8E2" w14:textId="6324BA50" w:rsidR="7F0C8D13" w:rsidRDefault="3E3C9FA7" w:rsidP="3E3C9FA7">
      <w:pPr>
        <w:pStyle w:val="ListParagraph"/>
        <w:numPr>
          <w:ilvl w:val="0"/>
          <w:numId w:val="1"/>
        </w:numPr>
        <w:rPr>
          <w:del w:id="4" w:author="Clay Skiles" w:date="2025-02-13T02:54:00Z" w16du:dateUtc="2025-02-13T02:54:59Z"/>
          <w:sz w:val="24"/>
          <w:szCs w:val="24"/>
        </w:rPr>
      </w:pPr>
      <w:del w:id="5" w:author="Clay Skiles" w:date="2025-02-13T02:54:00Z">
        <w:r w:rsidRPr="3E3C9FA7">
          <w:rPr>
            <w:rFonts w:ascii="Times New Roman" w:eastAsia="Times New Roman" w:hAnsi="Times New Roman" w:cs="Times New Roman"/>
            <w:sz w:val="24"/>
            <w:szCs w:val="24"/>
          </w:rPr>
          <w:delText>Observe bias in “Age”</w:delText>
        </w:r>
      </w:del>
    </w:p>
    <w:p w14:paraId="702E716F" w14:textId="1E13DFB4" w:rsidR="7F0C8D13" w:rsidRDefault="3E3C9FA7" w:rsidP="3E3C9FA7">
      <w:pPr>
        <w:rPr>
          <w:del w:id="6" w:author="Clay Skiles" w:date="2025-02-13T02:54:00Z" w16du:dateUtc="2025-02-13T02:54:59Z"/>
          <w:rFonts w:ascii="Times New Roman" w:eastAsia="Times New Roman" w:hAnsi="Times New Roman" w:cs="Times New Roman"/>
          <w:sz w:val="24"/>
          <w:szCs w:val="24"/>
          <w:u w:val="single"/>
        </w:rPr>
      </w:pPr>
      <w:del w:id="7" w:author="Clay Skiles" w:date="2025-02-13T02:54:00Z">
        <w:r w:rsidRPr="3E3C9FA7">
          <w:rPr>
            <w:rFonts w:ascii="Times New Roman" w:eastAsia="Times New Roman" w:hAnsi="Times New Roman" w:cs="Times New Roman"/>
            <w:sz w:val="24"/>
            <w:szCs w:val="24"/>
            <w:u w:val="single"/>
          </w:rPr>
          <w:delText>Process:</w:delText>
        </w:r>
      </w:del>
    </w:p>
    <w:p w14:paraId="7290364F" w14:textId="0DF0D6CA" w:rsidR="7F0C8D13" w:rsidRDefault="3E3C9FA7" w:rsidP="3E3C9FA7">
      <w:pPr>
        <w:rPr>
          <w:del w:id="8" w:author="Clay Skiles" w:date="2025-02-13T02:54:00Z" w16du:dateUtc="2025-02-13T02:54:59Z"/>
          <w:rFonts w:ascii="Times New Roman" w:eastAsia="Times New Roman" w:hAnsi="Times New Roman" w:cs="Times New Roman"/>
          <w:sz w:val="24"/>
          <w:szCs w:val="24"/>
        </w:rPr>
      </w:pPr>
      <w:del w:id="9" w:author="Clay Skiles" w:date="2025-02-13T02:54:00Z">
        <w:r w:rsidRPr="3E3C9FA7">
          <w:rPr>
            <w:rFonts w:ascii="Times New Roman" w:eastAsia="Times New Roman" w:hAnsi="Times New Roman" w:cs="Times New Roman"/>
            <w:sz w:val="24"/>
            <w:szCs w:val="24"/>
          </w:rPr>
          <w:delText>To prepare the data:</w:delText>
        </w:r>
      </w:del>
    </w:p>
    <w:p w14:paraId="54676838" w14:textId="76F3C9DD" w:rsidR="7F0C8D13" w:rsidRDefault="3E3C9FA7" w:rsidP="3E3C9FA7">
      <w:pPr>
        <w:pStyle w:val="ListParagraph"/>
        <w:numPr>
          <w:ilvl w:val="0"/>
          <w:numId w:val="15"/>
        </w:numPr>
        <w:rPr>
          <w:del w:id="10" w:author="Clay Skiles" w:date="2025-02-13T02:54:00Z" w16du:dateUtc="2025-02-13T02:54:59Z"/>
          <w:rFonts w:ascii="Times New Roman" w:eastAsia="Times New Roman" w:hAnsi="Times New Roman" w:cs="Times New Roman"/>
          <w:sz w:val="24"/>
          <w:szCs w:val="24"/>
        </w:rPr>
      </w:pPr>
      <w:del w:id="11" w:author="Clay Skiles" w:date="2025-02-13T02:54:00Z">
        <w:r w:rsidRPr="3E3C9FA7">
          <w:rPr>
            <w:rFonts w:ascii="Times New Roman" w:eastAsia="Times New Roman" w:hAnsi="Times New Roman" w:cs="Times New Roman"/>
            <w:sz w:val="24"/>
            <w:szCs w:val="24"/>
          </w:rPr>
          <w:delText xml:space="preserve">I first label-encoded the age variable in groups (18 to 24 = 1, 25 to 34 = 2, etc.) as the age data is spread out as a qualitative numerical variable.  </w:delText>
        </w:r>
      </w:del>
    </w:p>
    <w:p w14:paraId="4B22684D" w14:textId="418488AA" w:rsidR="7F0C8D13" w:rsidRDefault="3E3C9FA7" w:rsidP="3E3C9FA7">
      <w:pPr>
        <w:pStyle w:val="ListParagraph"/>
        <w:numPr>
          <w:ilvl w:val="0"/>
          <w:numId w:val="15"/>
        </w:numPr>
        <w:rPr>
          <w:del w:id="12" w:author="Clay Skiles" w:date="2025-02-13T02:54:00Z" w16du:dateUtc="2025-02-13T02:54:59Z"/>
          <w:rFonts w:ascii="Times New Roman" w:eastAsia="Times New Roman" w:hAnsi="Times New Roman" w:cs="Times New Roman"/>
          <w:sz w:val="24"/>
          <w:szCs w:val="24"/>
        </w:rPr>
      </w:pPr>
      <w:del w:id="13" w:author="Clay Skiles" w:date="2025-02-13T02:54:00Z">
        <w:r w:rsidRPr="3E3C9FA7">
          <w:rPr>
            <w:rFonts w:ascii="Times New Roman" w:eastAsia="Times New Roman" w:hAnsi="Times New Roman" w:cs="Times New Roman"/>
            <w:sz w:val="24"/>
            <w:szCs w:val="24"/>
          </w:rPr>
          <w:delText>Each Revolving Utilization quantitative variable was converted to a percentage.</w:delText>
        </w:r>
      </w:del>
    </w:p>
    <w:p w14:paraId="3882DD75" w14:textId="22938603" w:rsidR="7F0C8D13" w:rsidRDefault="3E3C9FA7" w:rsidP="3E3C9FA7">
      <w:pPr>
        <w:pStyle w:val="ListParagraph"/>
        <w:numPr>
          <w:ilvl w:val="0"/>
          <w:numId w:val="15"/>
        </w:numPr>
        <w:rPr>
          <w:del w:id="14" w:author="Clay Skiles" w:date="2025-02-13T02:54:00Z" w16du:dateUtc="2025-02-13T02:54:59Z"/>
          <w:rFonts w:ascii="Times New Roman" w:eastAsia="Times New Roman" w:hAnsi="Times New Roman" w:cs="Times New Roman"/>
          <w:sz w:val="24"/>
          <w:szCs w:val="24"/>
        </w:rPr>
      </w:pPr>
      <w:del w:id="15" w:author="Clay Skiles" w:date="2025-02-13T02:54:00Z">
        <w:r w:rsidRPr="3E3C9FA7">
          <w:rPr>
            <w:rFonts w:ascii="Times New Roman" w:eastAsia="Times New Roman" w:hAnsi="Times New Roman" w:cs="Times New Roman"/>
            <w:sz w:val="24"/>
            <w:szCs w:val="24"/>
          </w:rPr>
          <w:delText>Revolving Utilization outliers were eliminated from the dataset.</w:delText>
        </w:r>
      </w:del>
    </w:p>
    <w:p w14:paraId="304EE915" w14:textId="781CC808" w:rsidR="7F0C8D13" w:rsidRDefault="3E3C9FA7" w:rsidP="3E3C9FA7">
      <w:pPr>
        <w:pStyle w:val="ListParagraph"/>
        <w:numPr>
          <w:ilvl w:val="0"/>
          <w:numId w:val="15"/>
        </w:numPr>
        <w:rPr>
          <w:del w:id="16" w:author="Clay Skiles" w:date="2025-02-13T02:54:00Z" w16du:dateUtc="2025-02-13T02:54:59Z"/>
          <w:rFonts w:ascii="Times New Roman" w:eastAsia="Times New Roman" w:hAnsi="Times New Roman" w:cs="Times New Roman"/>
          <w:sz w:val="24"/>
          <w:szCs w:val="24"/>
        </w:rPr>
      </w:pPr>
      <w:del w:id="17" w:author="Clay Skiles" w:date="2025-02-13T02:54:00Z">
        <w:r w:rsidRPr="3E3C9FA7">
          <w:rPr>
            <w:rFonts w:ascii="Times New Roman" w:eastAsia="Times New Roman" w:hAnsi="Times New Roman" w:cs="Times New Roman"/>
            <w:sz w:val="24"/>
            <w:szCs w:val="24"/>
          </w:rPr>
          <w:delText>A count of all actual delinquents was taken with respect to each age group.</w:delText>
        </w:r>
      </w:del>
    </w:p>
    <w:p w14:paraId="3C55694A" w14:textId="4B779CE6" w:rsidR="7F0C8D13" w:rsidRDefault="3E3C9FA7" w:rsidP="3E3C9FA7">
      <w:pPr>
        <w:ind w:firstLine="720"/>
        <w:rPr>
          <w:ins w:id="18" w:author="Clay Skiles" w:date="2025-02-13T02:55:00Z" w16du:dateUtc="2025-02-13T02:55:02Z"/>
          <w:rFonts w:ascii="Times New Roman" w:eastAsia="Times New Roman" w:hAnsi="Times New Roman" w:cs="Times New Roman"/>
          <w:sz w:val="24"/>
          <w:szCs w:val="24"/>
        </w:rPr>
      </w:pPr>
      <w:del w:id="19" w:author="Clay Skiles" w:date="2025-02-13T02:54:00Z">
        <w:r w:rsidRPr="3E3C9FA7">
          <w:rPr>
            <w:rFonts w:ascii="Times New Roman" w:eastAsia="Times New Roman" w:hAnsi="Times New Roman" w:cs="Times New Roman"/>
            <w:sz w:val="24"/>
            <w:szCs w:val="24"/>
          </w:rPr>
          <w:delText xml:space="preserve">In order to find the bias in Age, the first step is to identify the differences between actual delinquencies and the age bins.  Based on Figure 1, it is apparent that the individuals sampled in the younger age groups are more likely to be cited as a potential serious delinquent as 10.45% in the 0-age bin were labeled by a human as a delinquent compared 2.79% in the age 5 bin (ages 65-74).  This is evidence of historical bias as it is deemed that younger individuals are more likely to be frivolous with money, which is later to be challenged by the logistic model implemented.  </w:delText>
        </w:r>
      </w:del>
    </w:p>
    <w:p w14:paraId="50CDF4C1" w14:textId="08F94FC9" w:rsidR="7F0C8D13" w:rsidRDefault="40242717" w:rsidP="40242717">
      <w:pPr>
        <w:rPr>
          <w:ins w:id="20" w:author="Clay Skiles" w:date="2025-02-13T02:55:00Z" w16du:dateUtc="2025-02-13T02:55:03Z"/>
          <w:rFonts w:ascii="Times New Roman" w:eastAsia="Times New Roman" w:hAnsi="Times New Roman" w:cs="Times New Roman"/>
          <w:sz w:val="24"/>
          <w:szCs w:val="24"/>
        </w:rPr>
      </w:pPr>
      <w:ins w:id="21" w:author="Clay Skiles" w:date="2025-02-13T02:55:00Z">
        <w:r w:rsidRPr="40242717">
          <w:rPr>
            <w:rFonts w:ascii="Times New Roman" w:eastAsia="Times New Roman" w:hAnsi="Times New Roman" w:cs="Times New Roman"/>
            <w:sz w:val="24"/>
            <w:szCs w:val="24"/>
          </w:rPr>
          <w:t>Objectives:</w:t>
        </w:r>
      </w:ins>
    </w:p>
    <w:p w14:paraId="18615604" w14:textId="3F734263" w:rsidR="7F0C8D13" w:rsidRDefault="40242717" w:rsidP="40242717">
      <w:pPr>
        <w:pStyle w:val="ListParagraph"/>
        <w:numPr>
          <w:ilvl w:val="0"/>
          <w:numId w:val="1"/>
        </w:numPr>
        <w:rPr>
          <w:ins w:id="22" w:author="Clay Skiles" w:date="2025-02-13T02:55:00Z" w16du:dateUtc="2025-02-13T02:55:03Z"/>
          <w:sz w:val="24"/>
          <w:szCs w:val="24"/>
        </w:rPr>
      </w:pPr>
      <w:ins w:id="23" w:author="Clay Skiles" w:date="2025-02-13T02:55:00Z">
        <w:r w:rsidRPr="40242717">
          <w:rPr>
            <w:rFonts w:ascii="Times New Roman" w:eastAsia="Times New Roman" w:hAnsi="Times New Roman" w:cs="Times New Roman"/>
            <w:sz w:val="24"/>
            <w:szCs w:val="24"/>
          </w:rPr>
          <w:t>Observe bias in “Revolving Utilization Of Unsecured Lines”</w:t>
        </w:r>
      </w:ins>
    </w:p>
    <w:p w14:paraId="38BDAB01" w14:textId="6324BA50" w:rsidR="7F0C8D13" w:rsidRDefault="40242717" w:rsidP="40242717">
      <w:pPr>
        <w:pStyle w:val="ListParagraph"/>
        <w:numPr>
          <w:ilvl w:val="0"/>
          <w:numId w:val="1"/>
        </w:numPr>
        <w:rPr>
          <w:ins w:id="24" w:author="Clay Skiles" w:date="2025-02-13T02:55:00Z" w16du:dateUtc="2025-02-13T02:55:03Z"/>
          <w:sz w:val="24"/>
          <w:szCs w:val="24"/>
        </w:rPr>
      </w:pPr>
      <w:ins w:id="25" w:author="Clay Skiles" w:date="2025-02-13T02:55:00Z">
        <w:r w:rsidRPr="40242717">
          <w:rPr>
            <w:rFonts w:ascii="Times New Roman" w:eastAsia="Times New Roman" w:hAnsi="Times New Roman" w:cs="Times New Roman"/>
            <w:sz w:val="24"/>
            <w:szCs w:val="24"/>
          </w:rPr>
          <w:t>Observe bias in “Age”</w:t>
        </w:r>
      </w:ins>
    </w:p>
    <w:p w14:paraId="407D414D" w14:textId="1E13DFB4" w:rsidR="7F0C8D13" w:rsidRDefault="40242717" w:rsidP="40242717">
      <w:pPr>
        <w:rPr>
          <w:ins w:id="26" w:author="Clay Skiles" w:date="2025-02-13T02:55:00Z" w16du:dateUtc="2025-02-13T02:55:03Z"/>
          <w:rFonts w:ascii="Times New Roman" w:eastAsia="Times New Roman" w:hAnsi="Times New Roman" w:cs="Times New Roman"/>
          <w:sz w:val="24"/>
          <w:szCs w:val="24"/>
          <w:u w:val="single"/>
        </w:rPr>
      </w:pPr>
      <w:ins w:id="27" w:author="Clay Skiles" w:date="2025-02-13T02:55:00Z">
        <w:r w:rsidRPr="40242717">
          <w:rPr>
            <w:rFonts w:ascii="Times New Roman" w:eastAsia="Times New Roman" w:hAnsi="Times New Roman" w:cs="Times New Roman"/>
            <w:sz w:val="24"/>
            <w:szCs w:val="24"/>
            <w:u w:val="single"/>
          </w:rPr>
          <w:t>Process:</w:t>
        </w:r>
      </w:ins>
    </w:p>
    <w:p w14:paraId="3DF0869E" w14:textId="0DF0D6CA" w:rsidR="7F0C8D13" w:rsidRDefault="40242717" w:rsidP="40242717">
      <w:pPr>
        <w:rPr>
          <w:ins w:id="28" w:author="Clay Skiles" w:date="2025-02-13T02:55:00Z" w16du:dateUtc="2025-02-13T02:55:03Z"/>
          <w:rFonts w:ascii="Times New Roman" w:eastAsia="Times New Roman" w:hAnsi="Times New Roman" w:cs="Times New Roman"/>
          <w:sz w:val="24"/>
          <w:szCs w:val="24"/>
        </w:rPr>
      </w:pPr>
      <w:ins w:id="29" w:author="Clay Skiles" w:date="2025-02-13T02:55:00Z">
        <w:r w:rsidRPr="40242717">
          <w:rPr>
            <w:rFonts w:ascii="Times New Roman" w:eastAsia="Times New Roman" w:hAnsi="Times New Roman" w:cs="Times New Roman"/>
            <w:sz w:val="24"/>
            <w:szCs w:val="24"/>
          </w:rPr>
          <w:t>To prepare the data:</w:t>
        </w:r>
      </w:ins>
    </w:p>
    <w:p w14:paraId="160E60BA" w14:textId="76F3C9DD" w:rsidR="7F0C8D13" w:rsidRDefault="40242717" w:rsidP="40242717">
      <w:pPr>
        <w:pStyle w:val="ListParagraph"/>
        <w:numPr>
          <w:ilvl w:val="0"/>
          <w:numId w:val="15"/>
        </w:numPr>
        <w:rPr>
          <w:ins w:id="30" w:author="Clay Skiles" w:date="2025-02-13T02:55:00Z" w16du:dateUtc="2025-02-13T02:55:03Z"/>
          <w:rFonts w:ascii="Times New Roman" w:eastAsia="Times New Roman" w:hAnsi="Times New Roman" w:cs="Times New Roman"/>
          <w:sz w:val="24"/>
          <w:szCs w:val="24"/>
        </w:rPr>
      </w:pPr>
      <w:ins w:id="31" w:author="Clay Skiles" w:date="2025-02-13T02:55:00Z">
        <w:r w:rsidRPr="40242717">
          <w:rPr>
            <w:rFonts w:ascii="Times New Roman" w:eastAsia="Times New Roman" w:hAnsi="Times New Roman" w:cs="Times New Roman"/>
            <w:sz w:val="24"/>
            <w:szCs w:val="24"/>
          </w:rPr>
          <w:t xml:space="preserve">I first label-encoded the age variable in groups (18 to 24 = 1, 25 to 34 = 2, etc.) as the age data is spread out as a qualitative numerical variable.  </w:t>
        </w:r>
      </w:ins>
    </w:p>
    <w:p w14:paraId="7DC54D81" w14:textId="418488AA" w:rsidR="7F0C8D13" w:rsidRDefault="40242717" w:rsidP="40242717">
      <w:pPr>
        <w:pStyle w:val="ListParagraph"/>
        <w:numPr>
          <w:ilvl w:val="0"/>
          <w:numId w:val="15"/>
        </w:numPr>
        <w:rPr>
          <w:ins w:id="32" w:author="Clay Skiles" w:date="2025-02-13T02:55:00Z" w16du:dateUtc="2025-02-13T02:55:03Z"/>
          <w:rFonts w:ascii="Times New Roman" w:eastAsia="Times New Roman" w:hAnsi="Times New Roman" w:cs="Times New Roman"/>
          <w:sz w:val="24"/>
          <w:szCs w:val="24"/>
        </w:rPr>
      </w:pPr>
      <w:ins w:id="33" w:author="Clay Skiles" w:date="2025-02-13T02:55:00Z">
        <w:r w:rsidRPr="40242717">
          <w:rPr>
            <w:rFonts w:ascii="Times New Roman" w:eastAsia="Times New Roman" w:hAnsi="Times New Roman" w:cs="Times New Roman"/>
            <w:sz w:val="24"/>
            <w:szCs w:val="24"/>
          </w:rPr>
          <w:t>Each Revolving Utilization quantitative variable was converted to a percentage.</w:t>
        </w:r>
      </w:ins>
    </w:p>
    <w:p w14:paraId="3B4C6109" w14:textId="22938603" w:rsidR="7F0C8D13" w:rsidRDefault="40242717" w:rsidP="40242717">
      <w:pPr>
        <w:pStyle w:val="ListParagraph"/>
        <w:numPr>
          <w:ilvl w:val="0"/>
          <w:numId w:val="15"/>
        </w:numPr>
        <w:rPr>
          <w:ins w:id="34" w:author="Clay Skiles" w:date="2025-02-13T02:55:00Z" w16du:dateUtc="2025-02-13T02:55:03Z"/>
          <w:rFonts w:ascii="Times New Roman" w:eastAsia="Times New Roman" w:hAnsi="Times New Roman" w:cs="Times New Roman"/>
          <w:sz w:val="24"/>
          <w:szCs w:val="24"/>
        </w:rPr>
      </w:pPr>
      <w:ins w:id="35" w:author="Clay Skiles" w:date="2025-02-13T02:55:00Z">
        <w:r w:rsidRPr="40242717">
          <w:rPr>
            <w:rFonts w:ascii="Times New Roman" w:eastAsia="Times New Roman" w:hAnsi="Times New Roman" w:cs="Times New Roman"/>
            <w:sz w:val="24"/>
            <w:szCs w:val="24"/>
          </w:rPr>
          <w:t>Revolving Utilization outliers were eliminated from the dataset.</w:t>
        </w:r>
      </w:ins>
    </w:p>
    <w:p w14:paraId="36C5CF8E" w14:textId="781CC808" w:rsidR="7F0C8D13" w:rsidRDefault="40242717" w:rsidP="40242717">
      <w:pPr>
        <w:pStyle w:val="ListParagraph"/>
        <w:numPr>
          <w:ilvl w:val="0"/>
          <w:numId w:val="15"/>
        </w:numPr>
        <w:rPr>
          <w:ins w:id="36" w:author="Clay Skiles" w:date="2025-02-13T02:55:00Z" w16du:dateUtc="2025-02-13T02:55:03Z"/>
          <w:rFonts w:ascii="Times New Roman" w:eastAsia="Times New Roman" w:hAnsi="Times New Roman" w:cs="Times New Roman"/>
          <w:sz w:val="24"/>
          <w:szCs w:val="24"/>
        </w:rPr>
      </w:pPr>
      <w:ins w:id="37" w:author="Clay Skiles" w:date="2025-02-13T02:55:00Z">
        <w:r w:rsidRPr="40242717">
          <w:rPr>
            <w:rFonts w:ascii="Times New Roman" w:eastAsia="Times New Roman" w:hAnsi="Times New Roman" w:cs="Times New Roman"/>
            <w:sz w:val="24"/>
            <w:szCs w:val="24"/>
          </w:rPr>
          <w:t>A count of all actual delinquents was taken with respect to each age group.</w:t>
        </w:r>
      </w:ins>
    </w:p>
    <w:p w14:paraId="7E9D408B" w14:textId="4B779CE6" w:rsidR="7F0C8D13" w:rsidRDefault="40242717" w:rsidP="40242717">
      <w:pPr>
        <w:ind w:firstLine="720"/>
        <w:rPr>
          <w:ins w:id="38" w:author="Clay Skiles" w:date="2025-02-13T02:55:00Z" w16du:dateUtc="2025-02-13T02:55:03Z"/>
          <w:rFonts w:ascii="Times New Roman" w:eastAsia="Times New Roman" w:hAnsi="Times New Roman" w:cs="Times New Roman"/>
          <w:sz w:val="24"/>
          <w:szCs w:val="24"/>
        </w:rPr>
      </w:pPr>
      <w:ins w:id="39" w:author="Clay Skiles" w:date="2025-02-13T02:55:00Z">
        <w:r w:rsidRPr="40242717">
          <w:rPr>
            <w:rFonts w:ascii="Times New Roman" w:eastAsia="Times New Roman" w:hAnsi="Times New Roman" w:cs="Times New Roman"/>
            <w:sz w:val="24"/>
            <w:szCs w:val="24"/>
          </w:rPr>
          <w:t xml:space="preserve">In order to find the bias in Age, the first step is to identify the differences between actual delinquencies and the age bins.  Based on Figure 1, it is apparent that the individuals sampled in the younger age groups are more likely to be cited as a potential serious delinquent as 10.45% in the 0-age bin were labeled by a human as a delinquent compared 2.79% in the age 5 bin (ages 65-74).  This is evidence of historical bias as it is deemed that younger individuals are more likely to be frivolous with money, which is later to be challenged by the logistic model implemented.  </w:t>
        </w:r>
      </w:ins>
    </w:p>
    <w:p w14:paraId="6981B39F" w14:textId="54548631" w:rsidR="7F0C8D13" w:rsidRDefault="7F0C8D13" w:rsidP="31996A4A">
      <w:pPr>
        <w:ind w:firstLine="720"/>
        <w:rPr>
          <w:del w:id="40" w:author="Clay Skiles" w:date="2025-02-13T02:54:00Z" w16du:dateUtc="2025-02-13T02:54:59Z"/>
          <w:rFonts w:ascii="Times New Roman" w:eastAsia="Times New Roman" w:hAnsi="Times New Roman" w:cs="Times New Roman"/>
          <w:sz w:val="24"/>
          <w:szCs w:val="24"/>
        </w:rPr>
      </w:pPr>
    </w:p>
    <w:p w14:paraId="65EAE02F" w14:textId="2A502B04" w:rsidR="62ECD0D9" w:rsidRDefault="62ECD0D9" w:rsidP="4ED5D75E">
      <w:pPr>
        <w:ind w:firstLine="720"/>
        <w:rPr>
          <w:del w:id="41" w:author="Clay Skiles" w:date="2025-02-13T02:53:00Z" w16du:dateUtc="2025-02-13T02:53:21Z"/>
          <w:rFonts w:ascii="Times New Roman" w:eastAsia="Times New Roman" w:hAnsi="Times New Roman" w:cs="Times New Roman"/>
          <w:sz w:val="24"/>
          <w:szCs w:val="24"/>
        </w:rPr>
      </w:pPr>
    </w:p>
    <w:p w14:paraId="6F62463B" w14:textId="23250D86" w:rsidR="790BC604" w:rsidRDefault="62ECD0D9" w:rsidP="62ECD0D9">
      <w:pPr>
        <w:jc w:val="center"/>
      </w:pPr>
      <w:r w:rsidRPr="62ECD0D9">
        <w:rPr>
          <w:rFonts w:ascii="Times New Roman" w:eastAsia="Times New Roman" w:hAnsi="Times New Roman" w:cs="Times New Roman"/>
          <w:sz w:val="24"/>
          <w:szCs w:val="24"/>
        </w:rPr>
        <w:t xml:space="preserve"> </w:t>
      </w:r>
      <w:r w:rsidR="7F0C8D13">
        <w:rPr>
          <w:noProof/>
        </w:rPr>
        <w:drawing>
          <wp:inline distT="0" distB="0" distL="0" distR="0" wp14:anchorId="49CA4AF7" wp14:editId="3CBE1AFD">
            <wp:extent cx="2940050" cy="2466131"/>
            <wp:effectExtent l="0" t="0" r="0" b="0"/>
            <wp:docPr id="1461484681" name="Picture 278136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136665"/>
                    <pic:cNvPicPr/>
                  </pic:nvPicPr>
                  <pic:blipFill>
                    <a:blip r:embed="rId5">
                      <a:extLst>
                        <a:ext uri="{28A0092B-C50C-407E-A947-70E740481C1C}">
                          <a14:useLocalDpi xmlns:a14="http://schemas.microsoft.com/office/drawing/2010/main" val="0"/>
                        </a:ext>
                      </a:extLst>
                    </a:blip>
                    <a:stretch>
                      <a:fillRect/>
                    </a:stretch>
                  </pic:blipFill>
                  <pic:spPr>
                    <a:xfrm>
                      <a:off x="0" y="0"/>
                      <a:ext cx="2940050" cy="2466131"/>
                    </a:xfrm>
                    <a:prstGeom prst="rect">
                      <a:avLst/>
                    </a:prstGeom>
                  </pic:spPr>
                </pic:pic>
              </a:graphicData>
            </a:graphic>
          </wp:inline>
        </w:drawing>
      </w:r>
    </w:p>
    <w:p w14:paraId="11B06A5D" w14:textId="36EDCADE" w:rsidR="1ABA3161" w:rsidRDefault="1C410E97" w:rsidP="17F53D16">
      <w:pPr>
        <w:jc w:val="center"/>
        <w:rPr>
          <w:sz w:val="18"/>
          <w:szCs w:val="18"/>
        </w:rPr>
      </w:pPr>
      <w:r w:rsidRPr="1C410E97">
        <w:rPr>
          <w:sz w:val="18"/>
          <w:szCs w:val="18"/>
        </w:rPr>
        <w:t>Figure 1:</w:t>
      </w:r>
      <w:r w:rsidR="3C2E35AD" w:rsidRPr="3C2E35AD">
        <w:rPr>
          <w:sz w:val="18"/>
          <w:szCs w:val="18"/>
        </w:rPr>
        <w:t xml:space="preserve"> Comparison </w:t>
      </w:r>
      <w:r w:rsidR="35009D4E" w:rsidRPr="35009D4E">
        <w:rPr>
          <w:sz w:val="18"/>
          <w:szCs w:val="18"/>
        </w:rPr>
        <w:t xml:space="preserve">of </w:t>
      </w:r>
      <w:r w:rsidR="1BFA0362" w:rsidRPr="1BFA0362">
        <w:rPr>
          <w:sz w:val="18"/>
          <w:szCs w:val="18"/>
        </w:rPr>
        <w:t>delinquents</w:t>
      </w:r>
      <w:r w:rsidR="27DEB02B" w:rsidRPr="27DEB02B">
        <w:rPr>
          <w:sz w:val="18"/>
          <w:szCs w:val="18"/>
        </w:rPr>
        <w:t xml:space="preserve"> for </w:t>
      </w:r>
      <w:r w:rsidR="5BF2C1F9" w:rsidRPr="5BF2C1F9">
        <w:rPr>
          <w:sz w:val="18"/>
          <w:szCs w:val="18"/>
        </w:rPr>
        <w:t xml:space="preserve">each age </w:t>
      </w:r>
      <w:r w:rsidR="17F53D16" w:rsidRPr="17F53D16">
        <w:rPr>
          <w:sz w:val="18"/>
          <w:szCs w:val="18"/>
        </w:rPr>
        <w:t>group</w:t>
      </w:r>
    </w:p>
    <w:p w14:paraId="58CB7ED8" w14:textId="5182CF63" w:rsidR="7F0C8D13" w:rsidRDefault="17F53D16" w:rsidP="3EE7EF09">
      <w:pPr>
        <w:ind w:firstLine="720"/>
        <w:rPr>
          <w:ins w:id="42" w:author="Clay Skiles" w:date="2025-02-13T02:53:00Z" w16du:dateUtc="2025-02-13T02:53:58Z"/>
          <w:rFonts w:ascii="Times New Roman" w:eastAsia="Times New Roman" w:hAnsi="Times New Roman" w:cs="Times New Roman"/>
          <w:sz w:val="24"/>
          <w:szCs w:val="24"/>
        </w:rPr>
      </w:pPr>
      <w:del w:id="43" w:author="Clay Skiles" w:date="2025-02-13T02:53:00Z">
        <w:r w:rsidRPr="50E92C50">
          <w:rPr>
            <w:rFonts w:ascii="Times New Roman" w:eastAsia="Times New Roman" w:hAnsi="Times New Roman" w:cs="Times New Roman"/>
            <w:sz w:val="24"/>
            <w:szCs w:val="24"/>
          </w:rPr>
          <w:delText>Deploying</w:delText>
        </w:r>
        <w:r w:rsidR="590CEF98" w:rsidRPr="50E92C50">
          <w:rPr>
            <w:rFonts w:ascii="Times New Roman" w:eastAsia="Times New Roman" w:hAnsi="Times New Roman" w:cs="Times New Roman"/>
            <w:sz w:val="24"/>
            <w:szCs w:val="24"/>
          </w:rPr>
          <w:delText xml:space="preserve"> the </w:delText>
        </w:r>
        <w:r w:rsidR="4A743CD5" w:rsidRPr="50E92C50">
          <w:rPr>
            <w:rFonts w:ascii="Times New Roman" w:eastAsia="Times New Roman" w:hAnsi="Times New Roman" w:cs="Times New Roman"/>
            <w:sz w:val="24"/>
            <w:szCs w:val="24"/>
          </w:rPr>
          <w:delText>logistic model</w:delText>
        </w:r>
        <w:r w:rsidR="69743370" w:rsidRPr="50E92C50">
          <w:rPr>
            <w:rFonts w:ascii="Times New Roman" w:eastAsia="Times New Roman" w:hAnsi="Times New Roman" w:cs="Times New Roman"/>
            <w:sz w:val="24"/>
            <w:szCs w:val="24"/>
          </w:rPr>
          <w:delText xml:space="preserve"> </w:delText>
        </w:r>
        <w:r w:rsidR="3F1C79B7" w:rsidRPr="50E92C50">
          <w:rPr>
            <w:rFonts w:ascii="Times New Roman" w:eastAsia="Times New Roman" w:hAnsi="Times New Roman" w:cs="Times New Roman"/>
            <w:sz w:val="24"/>
            <w:szCs w:val="24"/>
          </w:rPr>
          <w:delText xml:space="preserve">with a 70/30 </w:delText>
        </w:r>
        <w:r w:rsidR="1D1AB58B" w:rsidRPr="50E92C50">
          <w:rPr>
            <w:rFonts w:ascii="Times New Roman" w:eastAsia="Times New Roman" w:hAnsi="Times New Roman" w:cs="Times New Roman"/>
            <w:sz w:val="24"/>
            <w:szCs w:val="24"/>
          </w:rPr>
          <w:delText xml:space="preserve">train-test </w:delText>
        </w:r>
        <w:r w:rsidR="1276B5AF" w:rsidRPr="50E92C50">
          <w:rPr>
            <w:rFonts w:ascii="Times New Roman" w:eastAsia="Times New Roman" w:hAnsi="Times New Roman" w:cs="Times New Roman"/>
            <w:sz w:val="24"/>
            <w:szCs w:val="24"/>
          </w:rPr>
          <w:delText>split,</w:delText>
        </w:r>
        <w:r w:rsidR="5DE20B19" w:rsidRPr="50E92C50">
          <w:rPr>
            <w:rFonts w:ascii="Times New Roman" w:eastAsia="Times New Roman" w:hAnsi="Times New Roman" w:cs="Times New Roman"/>
            <w:sz w:val="24"/>
            <w:szCs w:val="24"/>
          </w:rPr>
          <w:delText xml:space="preserve"> </w:delText>
        </w:r>
        <w:r w:rsidR="7C3AEF11" w:rsidRPr="50E92C50">
          <w:rPr>
            <w:rFonts w:ascii="Times New Roman" w:eastAsia="Times New Roman" w:hAnsi="Times New Roman" w:cs="Times New Roman"/>
            <w:sz w:val="24"/>
            <w:szCs w:val="24"/>
          </w:rPr>
          <w:delText xml:space="preserve">the </w:delText>
        </w:r>
        <w:r w:rsidR="749A0121" w:rsidRPr="50E92C50">
          <w:rPr>
            <w:rFonts w:ascii="Times New Roman" w:eastAsia="Times New Roman" w:hAnsi="Times New Roman" w:cs="Times New Roman"/>
            <w:sz w:val="24"/>
            <w:szCs w:val="24"/>
          </w:rPr>
          <w:delText xml:space="preserve">model </w:delText>
        </w:r>
        <w:r w:rsidR="1807B59C" w:rsidRPr="50E92C50">
          <w:rPr>
            <w:rFonts w:ascii="Times New Roman" w:eastAsia="Times New Roman" w:hAnsi="Times New Roman" w:cs="Times New Roman"/>
            <w:sz w:val="24"/>
            <w:szCs w:val="24"/>
          </w:rPr>
          <w:delText xml:space="preserve">is </w:delText>
        </w:r>
        <w:r w:rsidR="1BB977C8" w:rsidRPr="50E92C50">
          <w:rPr>
            <w:rFonts w:ascii="Times New Roman" w:eastAsia="Times New Roman" w:hAnsi="Times New Roman" w:cs="Times New Roman"/>
            <w:sz w:val="24"/>
            <w:szCs w:val="24"/>
          </w:rPr>
          <w:delText xml:space="preserve">significantly more forgiving in </w:delText>
        </w:r>
        <w:r w:rsidR="5F7E7918" w:rsidRPr="50E92C50">
          <w:rPr>
            <w:rFonts w:ascii="Times New Roman" w:eastAsia="Times New Roman" w:hAnsi="Times New Roman" w:cs="Times New Roman"/>
            <w:sz w:val="24"/>
            <w:szCs w:val="24"/>
          </w:rPr>
          <w:delText xml:space="preserve">terms </w:delText>
        </w:r>
        <w:r w:rsidR="400C4D2F" w:rsidRPr="50E92C50">
          <w:rPr>
            <w:rFonts w:ascii="Times New Roman" w:eastAsia="Times New Roman" w:hAnsi="Times New Roman" w:cs="Times New Roman"/>
            <w:sz w:val="24"/>
            <w:szCs w:val="24"/>
          </w:rPr>
          <w:delText xml:space="preserve">of deeming </w:delText>
        </w:r>
        <w:r w:rsidR="14D8729E" w:rsidRPr="50E92C50">
          <w:rPr>
            <w:rFonts w:ascii="Times New Roman" w:eastAsia="Times New Roman" w:hAnsi="Times New Roman" w:cs="Times New Roman"/>
            <w:sz w:val="24"/>
            <w:szCs w:val="24"/>
          </w:rPr>
          <w:delText xml:space="preserve">an individual a </w:delText>
        </w:r>
        <w:r w:rsidR="333D1EC2" w:rsidRPr="50E92C50">
          <w:rPr>
            <w:rFonts w:ascii="Times New Roman" w:eastAsia="Times New Roman" w:hAnsi="Times New Roman" w:cs="Times New Roman"/>
            <w:sz w:val="24"/>
            <w:szCs w:val="24"/>
          </w:rPr>
          <w:delText>delinquent</w:delText>
        </w:r>
        <w:r w:rsidR="60F8F757" w:rsidRPr="50E92C50">
          <w:rPr>
            <w:rFonts w:ascii="Times New Roman" w:eastAsia="Times New Roman" w:hAnsi="Times New Roman" w:cs="Times New Roman"/>
            <w:sz w:val="24"/>
            <w:szCs w:val="24"/>
          </w:rPr>
          <w:delText xml:space="preserve"> in general</w:delText>
        </w:r>
        <w:r w:rsidR="68BE0207" w:rsidRPr="50E92C50">
          <w:rPr>
            <w:rFonts w:ascii="Times New Roman" w:eastAsia="Times New Roman" w:hAnsi="Times New Roman" w:cs="Times New Roman"/>
            <w:sz w:val="24"/>
            <w:szCs w:val="24"/>
          </w:rPr>
          <w:delText xml:space="preserve">. </w:delText>
        </w:r>
        <w:r w:rsidR="43E31737" w:rsidRPr="50E92C50">
          <w:rPr>
            <w:rFonts w:ascii="Times New Roman" w:eastAsia="Times New Roman" w:hAnsi="Times New Roman" w:cs="Times New Roman"/>
            <w:sz w:val="24"/>
            <w:szCs w:val="24"/>
          </w:rPr>
          <w:delText xml:space="preserve"> </w:delText>
        </w:r>
        <w:r w:rsidR="4AC6E2D2" w:rsidRPr="50E92C50">
          <w:rPr>
            <w:rFonts w:ascii="Times New Roman" w:eastAsia="Times New Roman" w:hAnsi="Times New Roman" w:cs="Times New Roman"/>
            <w:sz w:val="24"/>
            <w:szCs w:val="24"/>
          </w:rPr>
          <w:delText xml:space="preserve">Overall, it can </w:delText>
        </w:r>
        <w:r w:rsidR="3AFBFC5C" w:rsidRPr="50E92C50">
          <w:rPr>
            <w:rFonts w:ascii="Times New Roman" w:eastAsia="Times New Roman" w:hAnsi="Times New Roman" w:cs="Times New Roman"/>
            <w:sz w:val="24"/>
            <w:szCs w:val="24"/>
          </w:rPr>
          <w:delText xml:space="preserve">be </w:delText>
        </w:r>
        <w:r w:rsidR="4A20F273" w:rsidRPr="50E92C50">
          <w:rPr>
            <w:rFonts w:ascii="Times New Roman" w:eastAsia="Times New Roman" w:hAnsi="Times New Roman" w:cs="Times New Roman"/>
            <w:sz w:val="24"/>
            <w:szCs w:val="24"/>
          </w:rPr>
          <w:delText xml:space="preserve">observed </w:delText>
        </w:r>
        <w:r w:rsidR="2C1D6D91" w:rsidRPr="50E92C50">
          <w:rPr>
            <w:rFonts w:ascii="Times New Roman" w:eastAsia="Times New Roman" w:hAnsi="Times New Roman" w:cs="Times New Roman"/>
            <w:sz w:val="24"/>
            <w:szCs w:val="24"/>
          </w:rPr>
          <w:delText xml:space="preserve">from Figure </w:delText>
        </w:r>
        <w:r w:rsidR="5E5B30D8" w:rsidRPr="50E92C50">
          <w:rPr>
            <w:rFonts w:ascii="Times New Roman" w:eastAsia="Times New Roman" w:hAnsi="Times New Roman" w:cs="Times New Roman"/>
            <w:sz w:val="24"/>
            <w:szCs w:val="24"/>
          </w:rPr>
          <w:delText>2 that</w:delText>
        </w:r>
        <w:r w:rsidR="4A20F273" w:rsidRPr="50E92C50">
          <w:rPr>
            <w:rFonts w:ascii="Times New Roman" w:eastAsia="Times New Roman" w:hAnsi="Times New Roman" w:cs="Times New Roman"/>
            <w:sz w:val="24"/>
            <w:szCs w:val="24"/>
          </w:rPr>
          <w:delText xml:space="preserve"> </w:delText>
        </w:r>
        <w:r w:rsidR="5C84456F" w:rsidRPr="50E92C50">
          <w:rPr>
            <w:rFonts w:ascii="Times New Roman" w:eastAsia="Times New Roman" w:hAnsi="Times New Roman" w:cs="Times New Roman"/>
            <w:sz w:val="24"/>
            <w:szCs w:val="24"/>
          </w:rPr>
          <w:delText xml:space="preserve">the ratio of </w:delText>
        </w:r>
        <w:r w:rsidR="6144725B" w:rsidRPr="50E92C50">
          <w:rPr>
            <w:rFonts w:ascii="Times New Roman" w:eastAsia="Times New Roman" w:hAnsi="Times New Roman" w:cs="Times New Roman"/>
            <w:sz w:val="24"/>
            <w:szCs w:val="24"/>
          </w:rPr>
          <w:delText xml:space="preserve">people that are </w:delText>
        </w:r>
        <w:r w:rsidR="7877C14D" w:rsidRPr="50E92C50">
          <w:rPr>
            <w:rFonts w:ascii="Times New Roman" w:eastAsia="Times New Roman" w:hAnsi="Times New Roman" w:cs="Times New Roman"/>
            <w:sz w:val="24"/>
            <w:szCs w:val="24"/>
          </w:rPr>
          <w:delText xml:space="preserve">deemed </w:delText>
        </w:r>
        <w:r w:rsidR="21E700AA" w:rsidRPr="50E92C50">
          <w:rPr>
            <w:rFonts w:ascii="Times New Roman" w:eastAsia="Times New Roman" w:hAnsi="Times New Roman" w:cs="Times New Roman"/>
            <w:sz w:val="24"/>
            <w:szCs w:val="24"/>
          </w:rPr>
          <w:delText xml:space="preserve">delinquents </w:delText>
        </w:r>
        <w:r w:rsidR="6A001C48" w:rsidRPr="50E92C50">
          <w:rPr>
            <w:rFonts w:ascii="Times New Roman" w:eastAsia="Times New Roman" w:hAnsi="Times New Roman" w:cs="Times New Roman"/>
            <w:sz w:val="24"/>
            <w:szCs w:val="24"/>
          </w:rPr>
          <w:delText xml:space="preserve">by the model </w:delText>
        </w:r>
        <w:r w:rsidR="693C9C80" w:rsidRPr="50E92C50">
          <w:rPr>
            <w:rFonts w:ascii="Times New Roman" w:eastAsia="Times New Roman" w:hAnsi="Times New Roman" w:cs="Times New Roman"/>
            <w:sz w:val="24"/>
            <w:szCs w:val="24"/>
          </w:rPr>
          <w:delText xml:space="preserve">compared to those judged </w:delText>
        </w:r>
        <w:r w:rsidR="5C72DCB7" w:rsidRPr="50E92C50">
          <w:rPr>
            <w:rFonts w:ascii="Times New Roman" w:eastAsia="Times New Roman" w:hAnsi="Times New Roman" w:cs="Times New Roman"/>
            <w:sz w:val="24"/>
            <w:szCs w:val="24"/>
          </w:rPr>
          <w:delText xml:space="preserve">by humans </w:delText>
        </w:r>
        <w:r w:rsidR="5508A8C5" w:rsidRPr="50E92C50">
          <w:rPr>
            <w:rFonts w:ascii="Times New Roman" w:eastAsia="Times New Roman" w:hAnsi="Times New Roman" w:cs="Times New Roman"/>
            <w:sz w:val="24"/>
            <w:szCs w:val="24"/>
          </w:rPr>
          <w:delText xml:space="preserve">is lowest with </w:delText>
        </w:r>
        <w:r w:rsidR="60B04311" w:rsidRPr="50E92C50">
          <w:rPr>
            <w:rFonts w:ascii="Times New Roman" w:eastAsia="Times New Roman" w:hAnsi="Times New Roman" w:cs="Times New Roman"/>
            <w:sz w:val="24"/>
            <w:szCs w:val="24"/>
          </w:rPr>
          <w:delText xml:space="preserve">younger individuals </w:delText>
        </w:r>
        <w:r w:rsidR="38C1FF3F" w:rsidRPr="50E92C50">
          <w:rPr>
            <w:rFonts w:ascii="Times New Roman" w:eastAsia="Times New Roman" w:hAnsi="Times New Roman" w:cs="Times New Roman"/>
            <w:sz w:val="24"/>
            <w:szCs w:val="24"/>
          </w:rPr>
          <w:delText xml:space="preserve">as </w:delText>
        </w:r>
        <w:r w:rsidR="60AB02D0" w:rsidRPr="50E92C50">
          <w:rPr>
            <w:rFonts w:ascii="Times New Roman" w:eastAsia="Times New Roman" w:hAnsi="Times New Roman" w:cs="Times New Roman"/>
            <w:sz w:val="24"/>
            <w:szCs w:val="24"/>
          </w:rPr>
          <w:delText xml:space="preserve">initially </w:delText>
        </w:r>
        <w:r w:rsidR="681DDEE4" w:rsidRPr="50E92C50">
          <w:rPr>
            <w:rFonts w:ascii="Times New Roman" w:eastAsia="Times New Roman" w:hAnsi="Times New Roman" w:cs="Times New Roman"/>
            <w:sz w:val="24"/>
            <w:szCs w:val="24"/>
          </w:rPr>
          <w:delText xml:space="preserve">recorded in the actual target </w:delText>
        </w:r>
        <w:r w:rsidR="03409AC3" w:rsidRPr="50E92C50">
          <w:rPr>
            <w:rFonts w:ascii="Times New Roman" w:eastAsia="Times New Roman" w:hAnsi="Times New Roman" w:cs="Times New Roman"/>
            <w:sz w:val="24"/>
            <w:szCs w:val="24"/>
          </w:rPr>
          <w:delText xml:space="preserve">variable </w:delText>
        </w:r>
        <w:r w:rsidR="2456A875" w:rsidRPr="50E92C50">
          <w:rPr>
            <w:rFonts w:ascii="Times New Roman" w:eastAsia="Times New Roman" w:hAnsi="Times New Roman" w:cs="Times New Roman"/>
            <w:sz w:val="24"/>
            <w:szCs w:val="24"/>
          </w:rPr>
          <w:delText xml:space="preserve">analysis.  </w:delText>
        </w:r>
        <w:r w:rsidR="5682FB88" w:rsidRPr="50E92C50">
          <w:rPr>
            <w:rFonts w:ascii="Times New Roman" w:eastAsia="Times New Roman" w:hAnsi="Times New Roman" w:cs="Times New Roman"/>
            <w:sz w:val="24"/>
            <w:szCs w:val="24"/>
          </w:rPr>
          <w:delText xml:space="preserve">But the overall magnitude of </w:delText>
        </w:r>
        <w:r w:rsidR="49F69549" w:rsidRPr="50E92C50">
          <w:rPr>
            <w:rFonts w:ascii="Times New Roman" w:eastAsia="Times New Roman" w:hAnsi="Times New Roman" w:cs="Times New Roman"/>
            <w:sz w:val="24"/>
            <w:szCs w:val="24"/>
          </w:rPr>
          <w:delText xml:space="preserve">people </w:delText>
        </w:r>
        <w:r w:rsidR="39C4E7D5" w:rsidRPr="50E92C50">
          <w:rPr>
            <w:rFonts w:ascii="Times New Roman" w:eastAsia="Times New Roman" w:hAnsi="Times New Roman" w:cs="Times New Roman"/>
            <w:sz w:val="24"/>
            <w:szCs w:val="24"/>
          </w:rPr>
          <w:delText xml:space="preserve">deemed serious </w:delText>
        </w:r>
        <w:r w:rsidR="3BE86062" w:rsidRPr="50E92C50">
          <w:rPr>
            <w:rFonts w:ascii="Times New Roman" w:eastAsia="Times New Roman" w:hAnsi="Times New Roman" w:cs="Times New Roman"/>
            <w:sz w:val="24"/>
            <w:szCs w:val="24"/>
          </w:rPr>
          <w:delText xml:space="preserve">delinquents </w:delText>
        </w:r>
        <w:r w:rsidR="27D26416" w:rsidRPr="50E92C50">
          <w:rPr>
            <w:rFonts w:ascii="Times New Roman" w:eastAsia="Times New Roman" w:hAnsi="Times New Roman" w:cs="Times New Roman"/>
            <w:sz w:val="24"/>
            <w:szCs w:val="24"/>
          </w:rPr>
          <w:delText xml:space="preserve">is lower, </w:delText>
        </w:r>
        <w:r w:rsidR="6D4E8E4A" w:rsidRPr="50E92C50">
          <w:rPr>
            <w:rFonts w:ascii="Times New Roman" w:eastAsia="Times New Roman" w:hAnsi="Times New Roman" w:cs="Times New Roman"/>
            <w:sz w:val="24"/>
            <w:szCs w:val="24"/>
          </w:rPr>
          <w:delText xml:space="preserve">implying </w:delText>
        </w:r>
        <w:r w:rsidR="3381AFF8" w:rsidRPr="50E92C50">
          <w:rPr>
            <w:rFonts w:ascii="Times New Roman" w:eastAsia="Times New Roman" w:hAnsi="Times New Roman" w:cs="Times New Roman"/>
            <w:sz w:val="24"/>
            <w:szCs w:val="24"/>
          </w:rPr>
          <w:delText>the decision</w:delText>
        </w:r>
        <w:r w:rsidR="491FCD6F" w:rsidRPr="50E92C50">
          <w:rPr>
            <w:rFonts w:ascii="Times New Roman" w:eastAsia="Times New Roman" w:hAnsi="Times New Roman" w:cs="Times New Roman"/>
            <w:sz w:val="24"/>
            <w:szCs w:val="24"/>
          </w:rPr>
          <w:delText xml:space="preserve">-makers </w:delText>
        </w:r>
        <w:r w:rsidR="7561721B" w:rsidRPr="50E92C50">
          <w:rPr>
            <w:rFonts w:ascii="Times New Roman" w:eastAsia="Times New Roman" w:hAnsi="Times New Roman" w:cs="Times New Roman"/>
            <w:sz w:val="24"/>
            <w:szCs w:val="24"/>
          </w:rPr>
          <w:delText>possess a confirmation</w:delText>
        </w:r>
        <w:r w:rsidR="3703B2F9" w:rsidRPr="50E92C50">
          <w:rPr>
            <w:rFonts w:ascii="Times New Roman" w:eastAsia="Times New Roman" w:hAnsi="Times New Roman" w:cs="Times New Roman"/>
            <w:sz w:val="24"/>
            <w:szCs w:val="24"/>
          </w:rPr>
          <w:delText xml:space="preserve"> bias </w:delText>
        </w:r>
        <w:r w:rsidR="13A49BFB" w:rsidRPr="50E92C50">
          <w:rPr>
            <w:rFonts w:ascii="Times New Roman" w:eastAsia="Times New Roman" w:hAnsi="Times New Roman" w:cs="Times New Roman"/>
            <w:sz w:val="24"/>
            <w:szCs w:val="24"/>
          </w:rPr>
          <w:delText xml:space="preserve">in choosing who to </w:delText>
        </w:r>
        <w:r w:rsidR="3820BDEE" w:rsidRPr="50E92C50">
          <w:rPr>
            <w:rFonts w:ascii="Times New Roman" w:eastAsia="Times New Roman" w:hAnsi="Times New Roman" w:cs="Times New Roman"/>
            <w:sz w:val="24"/>
            <w:szCs w:val="24"/>
          </w:rPr>
          <w:delText xml:space="preserve">label a serious delinquent </w:delText>
        </w:r>
        <w:r w:rsidR="719A8E7A" w:rsidRPr="50E92C50">
          <w:rPr>
            <w:rFonts w:ascii="Times New Roman" w:eastAsia="Times New Roman" w:hAnsi="Times New Roman" w:cs="Times New Roman"/>
            <w:sz w:val="24"/>
            <w:szCs w:val="24"/>
          </w:rPr>
          <w:delText xml:space="preserve">based on </w:delText>
        </w:r>
        <w:r w:rsidR="461C5360" w:rsidRPr="50E92C50">
          <w:rPr>
            <w:rFonts w:ascii="Times New Roman" w:eastAsia="Times New Roman" w:hAnsi="Times New Roman" w:cs="Times New Roman"/>
            <w:sz w:val="24"/>
            <w:szCs w:val="24"/>
          </w:rPr>
          <w:delText>age.</w:delText>
        </w:r>
      </w:del>
      <w:ins w:id="44" w:author="Clay Skiles" w:date="2025-02-13T02:53:00Z">
        <w:r w:rsidR="3EE7EF09" w:rsidRPr="3EE7EF09">
          <w:rPr>
            <w:rFonts w:ascii="Times New Roman" w:eastAsia="Times New Roman" w:hAnsi="Times New Roman" w:cs="Times New Roman"/>
            <w:sz w:val="24"/>
            <w:szCs w:val="24"/>
          </w:rPr>
          <w:t xml:space="preserve"> Deploying the logistic model with a 70/30 train-test split, the model is significantly more forgiving in terms of deeming an individual a delinquent in general.  Overall, it can be observed from Figure 2 that the ratio of people that are deemed delinquents by the model compared to those judged by humans is lowest with younger individuals as initially recorded in the actual target variable analysis.  But the overall magnitude of people deemed serious delinquents is lower, implying the decision-makers possess a confirmation bias in choosing who to label a serious delinquent based on age.</w:t>
        </w:r>
      </w:ins>
    </w:p>
    <w:p w14:paraId="6D52C8C3" w14:textId="67AC0340" w:rsidR="1ABA3161" w:rsidRDefault="1ABA3161" w:rsidP="0D7BD0BD">
      <w:pPr>
        <w:ind w:firstLine="720"/>
        <w:rPr>
          <w:del w:id="45" w:author="Clay Skiles" w:date="2025-02-13T02:53:00Z" w16du:dateUtc="2025-02-13T02:53:57Z"/>
          <w:rFonts w:ascii="Times New Roman" w:eastAsia="Times New Roman" w:hAnsi="Times New Roman" w:cs="Times New Roman"/>
          <w:sz w:val="24"/>
          <w:szCs w:val="24"/>
        </w:rPr>
      </w:pPr>
    </w:p>
    <w:p w14:paraId="13E72AE8" w14:textId="5BAEF904" w:rsidR="1ABA3161" w:rsidRDefault="7F0C8D13" w:rsidP="5B01B811">
      <w:pPr>
        <w:jc w:val="center"/>
      </w:pPr>
      <w:r>
        <w:rPr>
          <w:noProof/>
        </w:rPr>
        <w:drawing>
          <wp:inline distT="0" distB="0" distL="0" distR="0" wp14:anchorId="604F98E6" wp14:editId="1597FE76">
            <wp:extent cx="4149727" cy="2257526"/>
            <wp:effectExtent l="0" t="0" r="0" b="0"/>
            <wp:docPr id="1031047021" name="Picture 154685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85044"/>
                    <pic:cNvPicPr/>
                  </pic:nvPicPr>
                  <pic:blipFill>
                    <a:blip r:embed="rId6">
                      <a:extLst>
                        <a:ext uri="{28A0092B-C50C-407E-A947-70E740481C1C}">
                          <a14:useLocalDpi xmlns:a14="http://schemas.microsoft.com/office/drawing/2010/main" val="0"/>
                        </a:ext>
                      </a:extLst>
                    </a:blip>
                    <a:stretch>
                      <a:fillRect/>
                    </a:stretch>
                  </pic:blipFill>
                  <pic:spPr>
                    <a:xfrm>
                      <a:off x="0" y="0"/>
                      <a:ext cx="4149727" cy="2257526"/>
                    </a:xfrm>
                    <a:prstGeom prst="rect">
                      <a:avLst/>
                    </a:prstGeom>
                  </pic:spPr>
                </pic:pic>
              </a:graphicData>
            </a:graphic>
          </wp:inline>
        </w:drawing>
      </w:r>
    </w:p>
    <w:p w14:paraId="5BB56A34" w14:textId="2781477E" w:rsidR="1ABA3161" w:rsidRDefault="6A59EDEB" w:rsidP="52938677">
      <w:pPr>
        <w:jc w:val="center"/>
        <w:rPr>
          <w:sz w:val="18"/>
          <w:szCs w:val="18"/>
        </w:rPr>
      </w:pPr>
      <w:r w:rsidRPr="6A59EDEB">
        <w:rPr>
          <w:sz w:val="18"/>
          <w:szCs w:val="18"/>
        </w:rPr>
        <w:t xml:space="preserve">Figure 2: Logistic Model results of predictions of </w:t>
      </w:r>
      <w:r w:rsidR="11A5E259" w:rsidRPr="11A5E259">
        <w:rPr>
          <w:sz w:val="18"/>
          <w:szCs w:val="18"/>
        </w:rPr>
        <w:t xml:space="preserve">Serious </w:t>
      </w:r>
      <w:r w:rsidR="4C5BD3EB" w:rsidRPr="4C5BD3EB">
        <w:rPr>
          <w:sz w:val="18"/>
          <w:szCs w:val="18"/>
        </w:rPr>
        <w:t>Delinquents vs. Actual</w:t>
      </w:r>
    </w:p>
    <w:p w14:paraId="75F7805F" w14:textId="361A4651" w:rsidR="378EA0FB" w:rsidRDefault="156E3DA7" w:rsidP="1E35DDE8">
      <w:pPr>
        <w:ind w:firstLine="720"/>
        <w:rPr>
          <w:ins w:id="46" w:author="Clay Skiles" w:date="2025-02-13T02:54:00Z" w16du:dateUtc="2025-02-13T02:54:28Z"/>
          <w:rFonts w:ascii="Times New Roman" w:eastAsia="Times New Roman" w:hAnsi="Times New Roman" w:cs="Times New Roman"/>
          <w:sz w:val="24"/>
          <w:szCs w:val="24"/>
        </w:rPr>
      </w:pPr>
      <w:del w:id="47" w:author="Clay Skiles" w:date="2025-02-13T02:54:00Z">
        <w:r w:rsidRPr="072776A2">
          <w:rPr>
            <w:rFonts w:ascii="Times New Roman" w:eastAsia="Times New Roman" w:hAnsi="Times New Roman" w:cs="Times New Roman"/>
            <w:sz w:val="24"/>
            <w:szCs w:val="24"/>
          </w:rPr>
          <w:delText xml:space="preserve">To find bias in Revolving Utilization of </w:delText>
        </w:r>
        <w:r w:rsidR="5C6FB0D6" w:rsidRPr="072776A2">
          <w:rPr>
            <w:rFonts w:ascii="Times New Roman" w:eastAsia="Times New Roman" w:hAnsi="Times New Roman" w:cs="Times New Roman"/>
            <w:sz w:val="24"/>
            <w:szCs w:val="24"/>
          </w:rPr>
          <w:delText>Unsecured Lines</w:delText>
        </w:r>
        <w:r w:rsidR="40DE4662" w:rsidRPr="072776A2">
          <w:rPr>
            <w:rFonts w:ascii="Times New Roman" w:eastAsia="Times New Roman" w:hAnsi="Times New Roman" w:cs="Times New Roman"/>
            <w:sz w:val="24"/>
            <w:szCs w:val="24"/>
          </w:rPr>
          <w:delText>,</w:delText>
        </w:r>
        <w:r w:rsidR="68395496" w:rsidRPr="072776A2">
          <w:rPr>
            <w:rFonts w:ascii="Times New Roman" w:eastAsia="Times New Roman" w:hAnsi="Times New Roman" w:cs="Times New Roman"/>
            <w:sz w:val="24"/>
            <w:szCs w:val="24"/>
          </w:rPr>
          <w:delText xml:space="preserve"> the same</w:delText>
        </w:r>
        <w:r w:rsidR="5A6B23EC" w:rsidRPr="072776A2">
          <w:rPr>
            <w:rFonts w:ascii="Times New Roman" w:eastAsia="Times New Roman" w:hAnsi="Times New Roman" w:cs="Times New Roman"/>
            <w:sz w:val="24"/>
            <w:szCs w:val="24"/>
          </w:rPr>
          <w:delText xml:space="preserve"> logistic model was </w:delText>
        </w:r>
        <w:r w:rsidR="52377A38" w:rsidRPr="072776A2">
          <w:rPr>
            <w:rFonts w:ascii="Times New Roman" w:eastAsia="Times New Roman" w:hAnsi="Times New Roman" w:cs="Times New Roman"/>
            <w:sz w:val="24"/>
            <w:szCs w:val="24"/>
          </w:rPr>
          <w:delText>deployed</w:delText>
        </w:r>
        <w:r w:rsidR="5E7558BD" w:rsidRPr="072776A2">
          <w:rPr>
            <w:rFonts w:ascii="Times New Roman" w:eastAsia="Times New Roman" w:hAnsi="Times New Roman" w:cs="Times New Roman"/>
            <w:sz w:val="24"/>
            <w:szCs w:val="24"/>
          </w:rPr>
          <w:delText>.</w:delText>
        </w:r>
        <w:r w:rsidR="52377A38" w:rsidRPr="072776A2">
          <w:rPr>
            <w:rFonts w:ascii="Times New Roman" w:eastAsia="Times New Roman" w:hAnsi="Times New Roman" w:cs="Times New Roman"/>
            <w:sz w:val="24"/>
            <w:szCs w:val="24"/>
          </w:rPr>
          <w:delText xml:space="preserve"> </w:delText>
        </w:r>
        <w:r w:rsidR="16C08E67" w:rsidRPr="072776A2">
          <w:rPr>
            <w:rFonts w:ascii="Times New Roman" w:eastAsia="Times New Roman" w:hAnsi="Times New Roman" w:cs="Times New Roman"/>
            <w:sz w:val="24"/>
            <w:szCs w:val="24"/>
          </w:rPr>
          <w:delText xml:space="preserve"> </w:delText>
        </w:r>
        <w:r w:rsidR="128A454F" w:rsidRPr="072776A2">
          <w:rPr>
            <w:rFonts w:ascii="Times New Roman" w:eastAsia="Times New Roman" w:hAnsi="Times New Roman" w:cs="Times New Roman"/>
            <w:sz w:val="24"/>
            <w:szCs w:val="24"/>
          </w:rPr>
          <w:delText xml:space="preserve">Before this model </w:delText>
        </w:r>
        <w:r w:rsidR="7139D6F5" w:rsidRPr="072776A2">
          <w:rPr>
            <w:rFonts w:ascii="Times New Roman" w:eastAsia="Times New Roman" w:hAnsi="Times New Roman" w:cs="Times New Roman"/>
            <w:sz w:val="24"/>
            <w:szCs w:val="24"/>
          </w:rPr>
          <w:delText>was performed</w:delText>
        </w:r>
        <w:r w:rsidR="056DDD8F" w:rsidRPr="072776A2">
          <w:rPr>
            <w:rFonts w:ascii="Times New Roman" w:eastAsia="Times New Roman" w:hAnsi="Times New Roman" w:cs="Times New Roman"/>
            <w:sz w:val="24"/>
            <w:szCs w:val="24"/>
          </w:rPr>
          <w:delText xml:space="preserve">, </w:delText>
        </w:r>
        <w:r w:rsidR="2FDA3DD5" w:rsidRPr="072776A2">
          <w:rPr>
            <w:rFonts w:ascii="Times New Roman" w:eastAsia="Times New Roman" w:hAnsi="Times New Roman" w:cs="Times New Roman"/>
            <w:sz w:val="24"/>
            <w:szCs w:val="24"/>
          </w:rPr>
          <w:delText xml:space="preserve">the values of </w:delText>
        </w:r>
        <w:r w:rsidR="6C038585" w:rsidRPr="072776A2">
          <w:rPr>
            <w:rFonts w:ascii="Times New Roman" w:eastAsia="Times New Roman" w:hAnsi="Times New Roman" w:cs="Times New Roman"/>
            <w:sz w:val="24"/>
            <w:szCs w:val="24"/>
          </w:rPr>
          <w:delText xml:space="preserve">Revolving </w:delText>
        </w:r>
        <w:r w:rsidR="1BB7C2FA" w:rsidRPr="072776A2">
          <w:rPr>
            <w:rFonts w:ascii="Times New Roman" w:eastAsia="Times New Roman" w:hAnsi="Times New Roman" w:cs="Times New Roman"/>
            <w:sz w:val="24"/>
            <w:szCs w:val="24"/>
          </w:rPr>
          <w:delText xml:space="preserve">Utilization were </w:delText>
        </w:r>
        <w:r w:rsidR="68F595F2" w:rsidRPr="072776A2">
          <w:rPr>
            <w:rFonts w:ascii="Times New Roman" w:eastAsia="Times New Roman" w:hAnsi="Times New Roman" w:cs="Times New Roman"/>
            <w:sz w:val="24"/>
            <w:szCs w:val="24"/>
          </w:rPr>
          <w:delText>analyzed with respect to</w:delText>
        </w:r>
        <w:r w:rsidR="16C4BB6A" w:rsidRPr="072776A2">
          <w:rPr>
            <w:rFonts w:ascii="Times New Roman" w:eastAsia="Times New Roman" w:hAnsi="Times New Roman" w:cs="Times New Roman"/>
            <w:sz w:val="24"/>
            <w:szCs w:val="24"/>
          </w:rPr>
          <w:delText xml:space="preserve"> age to identify outliers</w:delText>
        </w:r>
        <w:r w:rsidR="69D5C462" w:rsidRPr="072776A2">
          <w:rPr>
            <w:rFonts w:ascii="Times New Roman" w:eastAsia="Times New Roman" w:hAnsi="Times New Roman" w:cs="Times New Roman"/>
            <w:sz w:val="24"/>
            <w:szCs w:val="24"/>
          </w:rPr>
          <w:delText xml:space="preserve"> </w:delText>
        </w:r>
        <w:r w:rsidR="02419064" w:rsidRPr="072776A2">
          <w:rPr>
            <w:rFonts w:ascii="Times New Roman" w:eastAsia="Times New Roman" w:hAnsi="Times New Roman" w:cs="Times New Roman"/>
            <w:sz w:val="24"/>
            <w:szCs w:val="24"/>
          </w:rPr>
          <w:delText>(Figure 3).</w:delText>
        </w:r>
        <w:r w:rsidR="16C4BB6A" w:rsidRPr="072776A2">
          <w:rPr>
            <w:rFonts w:ascii="Times New Roman" w:eastAsia="Times New Roman" w:hAnsi="Times New Roman" w:cs="Times New Roman"/>
            <w:sz w:val="24"/>
            <w:szCs w:val="24"/>
          </w:rPr>
          <w:delText xml:space="preserve">  </w:delText>
        </w:r>
        <w:r w:rsidR="4E6F2753" w:rsidRPr="072776A2">
          <w:rPr>
            <w:rFonts w:ascii="Times New Roman" w:eastAsia="Times New Roman" w:hAnsi="Times New Roman" w:cs="Times New Roman"/>
            <w:sz w:val="24"/>
            <w:szCs w:val="24"/>
          </w:rPr>
          <w:delText xml:space="preserve">It is noticeable that an outlier bias would exist if values above 1000% are not removed from the dataset, so this </w:delText>
        </w:r>
        <w:r w:rsidR="2E0BC1B2" w:rsidRPr="072776A2">
          <w:rPr>
            <w:rFonts w:ascii="Times New Roman" w:eastAsia="Times New Roman" w:hAnsi="Times New Roman" w:cs="Times New Roman"/>
            <w:sz w:val="24"/>
            <w:szCs w:val="24"/>
          </w:rPr>
          <w:delText xml:space="preserve">step </w:delText>
        </w:r>
        <w:r w:rsidR="66A8E5CA" w:rsidRPr="072776A2">
          <w:rPr>
            <w:rFonts w:ascii="Times New Roman" w:eastAsia="Times New Roman" w:hAnsi="Times New Roman" w:cs="Times New Roman"/>
            <w:sz w:val="24"/>
            <w:szCs w:val="24"/>
          </w:rPr>
          <w:delText>is necessary</w:delText>
        </w:r>
        <w:r w:rsidR="2C3005C6" w:rsidRPr="072776A2">
          <w:rPr>
            <w:rFonts w:ascii="Times New Roman" w:eastAsia="Times New Roman" w:hAnsi="Times New Roman" w:cs="Times New Roman"/>
            <w:sz w:val="24"/>
            <w:szCs w:val="24"/>
          </w:rPr>
          <w:delText>.</w:delText>
        </w:r>
      </w:del>
    </w:p>
    <w:p w14:paraId="3DF26071" w14:textId="361A4651" w:rsidR="7F0C8D13" w:rsidRDefault="238531EC" w:rsidP="238531EC">
      <w:pPr>
        <w:ind w:firstLine="720"/>
        <w:rPr>
          <w:ins w:id="48" w:author="Clay Skiles" w:date="2025-02-13T02:54:00Z" w16du:dateUtc="2025-02-13T02:54:29Z"/>
          <w:rFonts w:ascii="Times New Roman" w:eastAsia="Times New Roman" w:hAnsi="Times New Roman" w:cs="Times New Roman"/>
          <w:sz w:val="24"/>
          <w:szCs w:val="24"/>
        </w:rPr>
      </w:pPr>
      <w:ins w:id="49" w:author="Clay Skiles" w:date="2025-02-13T02:54:00Z">
        <w:r w:rsidRPr="238531EC">
          <w:rPr>
            <w:rFonts w:ascii="Times New Roman" w:eastAsia="Times New Roman" w:hAnsi="Times New Roman" w:cs="Times New Roman"/>
            <w:sz w:val="24"/>
            <w:szCs w:val="24"/>
          </w:rPr>
          <w:t>To find bias in Revolving Utilization of Unsecured Lines, the same logistic model was deployed.  Before this model was performed, the values of Revolving Utilization were analyzed with respect to age to identify outliers (Figure 3).  It is noticeable that an outlier bias would exist if values above 1000% are not removed from the dataset, so this step is necessary.</w:t>
        </w:r>
      </w:ins>
    </w:p>
    <w:p w14:paraId="7B984CB6" w14:textId="05D8917E" w:rsidR="7F0C8D13" w:rsidRDefault="7F0C8D13" w:rsidP="238531EC">
      <w:pPr>
        <w:ind w:firstLine="720"/>
        <w:rPr>
          <w:del w:id="50" w:author="Clay Skiles" w:date="2025-02-13T02:54:00Z" w16du:dateUtc="2025-02-13T02:54:26Z"/>
          <w:rFonts w:ascii="Times New Roman" w:eastAsia="Times New Roman" w:hAnsi="Times New Roman" w:cs="Times New Roman"/>
          <w:sz w:val="24"/>
          <w:szCs w:val="24"/>
        </w:rPr>
      </w:pPr>
    </w:p>
    <w:p w14:paraId="2EB7FCF0" w14:textId="472EFD6E" w:rsidR="1ABA3161" w:rsidRDefault="1ABA3161" w:rsidP="37A4FE5C">
      <w:pPr>
        <w:jc w:val="center"/>
      </w:pPr>
    </w:p>
    <w:p w14:paraId="3391EEEE" w14:textId="497C9362" w:rsidR="1ABA3161" w:rsidRDefault="1276B5AF" w:rsidP="5C479BD4">
      <w:pPr>
        <w:jc w:val="center"/>
      </w:pPr>
      <w:r w:rsidRPr="1276B5AF">
        <w:rPr>
          <w:sz w:val="24"/>
          <w:szCs w:val="24"/>
        </w:rPr>
        <w:t xml:space="preserve"> </w:t>
      </w:r>
      <w:r w:rsidR="7F0C8D13">
        <w:rPr>
          <w:noProof/>
        </w:rPr>
        <w:drawing>
          <wp:inline distT="0" distB="0" distL="0" distR="0" wp14:anchorId="3806ECF5" wp14:editId="227379E9">
            <wp:extent cx="3653205" cy="3000375"/>
            <wp:effectExtent l="0" t="0" r="0" b="0"/>
            <wp:docPr id="1352146153" name="Picture 16911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12134"/>
                    <pic:cNvPicPr/>
                  </pic:nvPicPr>
                  <pic:blipFill>
                    <a:blip r:embed="rId7">
                      <a:extLst>
                        <a:ext uri="{28A0092B-C50C-407E-A947-70E740481C1C}">
                          <a14:useLocalDpi xmlns:a14="http://schemas.microsoft.com/office/drawing/2010/main" val="0"/>
                        </a:ext>
                      </a:extLst>
                    </a:blip>
                    <a:stretch>
                      <a:fillRect/>
                    </a:stretch>
                  </pic:blipFill>
                  <pic:spPr>
                    <a:xfrm>
                      <a:off x="0" y="0"/>
                      <a:ext cx="3653205" cy="3000375"/>
                    </a:xfrm>
                    <a:prstGeom prst="rect">
                      <a:avLst/>
                    </a:prstGeom>
                  </pic:spPr>
                </pic:pic>
              </a:graphicData>
            </a:graphic>
          </wp:inline>
        </w:drawing>
      </w:r>
    </w:p>
    <w:p w14:paraId="2B65BD0B" w14:textId="22185207" w:rsidR="5FE7571F" w:rsidRDefault="6C8E99AD" w:rsidP="5FE7571F">
      <w:pPr>
        <w:jc w:val="center"/>
        <w:rPr>
          <w:rFonts w:ascii="Times New Roman" w:eastAsia="Times New Roman" w:hAnsi="Times New Roman" w:cs="Times New Roman"/>
          <w:sz w:val="18"/>
          <w:szCs w:val="18"/>
        </w:rPr>
      </w:pPr>
      <w:r w:rsidRPr="6C8E99AD">
        <w:rPr>
          <w:rFonts w:ascii="Times New Roman" w:eastAsia="Times New Roman" w:hAnsi="Times New Roman" w:cs="Times New Roman"/>
          <w:sz w:val="18"/>
          <w:szCs w:val="18"/>
        </w:rPr>
        <w:t xml:space="preserve">Figure 3: Spotting Outliers </w:t>
      </w:r>
      <w:r w:rsidR="62A05AE7" w:rsidRPr="62A05AE7">
        <w:rPr>
          <w:rFonts w:ascii="Times New Roman" w:eastAsia="Times New Roman" w:hAnsi="Times New Roman" w:cs="Times New Roman"/>
          <w:sz w:val="18"/>
          <w:szCs w:val="18"/>
        </w:rPr>
        <w:t xml:space="preserve">in Revolving </w:t>
      </w:r>
      <w:r w:rsidR="6804CBCA" w:rsidRPr="6804CBCA">
        <w:rPr>
          <w:rFonts w:ascii="Times New Roman" w:eastAsia="Times New Roman" w:hAnsi="Times New Roman" w:cs="Times New Roman"/>
          <w:sz w:val="18"/>
          <w:szCs w:val="18"/>
        </w:rPr>
        <w:t>Utilization</w:t>
      </w:r>
    </w:p>
    <w:p w14:paraId="0DA4D275" w14:textId="383F59B2" w:rsidR="76DF97AF" w:rsidRDefault="68FC2761">
      <w:pPr>
        <w:ind w:firstLine="720"/>
        <w:rPr>
          <w:ins w:id="51" w:author="Clay Skiles" w:date="2025-02-13T02:54:00Z" w16du:dateUtc="2025-02-13T02:54:38Z"/>
          <w:rFonts w:ascii="Times New Roman" w:eastAsia="Times New Roman" w:hAnsi="Times New Roman" w:cs="Times New Roman"/>
          <w:sz w:val="24"/>
          <w:szCs w:val="24"/>
        </w:rPr>
        <w:pPrChange w:id="52" w:author="Clay Skiles" w:date="2025-02-12T20:54:00Z" w16du:dateUtc="2025-02-13T02:54:00Z">
          <w:pPr/>
        </w:pPrChange>
      </w:pPr>
      <w:del w:id="53" w:author="Clay Skiles" w:date="2025-02-13T02:54:00Z">
        <w:r w:rsidRPr="68FC2761">
          <w:rPr>
            <w:rFonts w:ascii="Times New Roman" w:eastAsia="Times New Roman" w:hAnsi="Times New Roman" w:cs="Times New Roman"/>
            <w:sz w:val="24"/>
            <w:szCs w:val="24"/>
          </w:rPr>
          <w:delText>From here the values of Revolving Utilization were further analyzed based on age groups.  From Figure 4, these descriptions are laid out: as</w:delText>
        </w:r>
        <w:r w:rsidR="0A332BD0" w:rsidRPr="0A332BD0">
          <w:rPr>
            <w:rFonts w:ascii="Times New Roman" w:eastAsia="Times New Roman" w:hAnsi="Times New Roman" w:cs="Times New Roman"/>
            <w:sz w:val="24"/>
            <w:szCs w:val="24"/>
          </w:rPr>
          <w:delText xml:space="preserve"> with most</w:delText>
        </w:r>
        <w:r w:rsidRPr="68FC2761">
          <w:rPr>
            <w:rFonts w:ascii="Times New Roman" w:eastAsia="Times New Roman" w:hAnsi="Times New Roman" w:cs="Times New Roman"/>
            <w:sz w:val="24"/>
            <w:szCs w:val="24"/>
          </w:rPr>
          <w:delText xml:space="preserve"> </w:delText>
        </w:r>
        <w:r w:rsidRPr="0A332BD0">
          <w:rPr>
            <w:rFonts w:ascii="Times New Roman" w:eastAsia="Times New Roman" w:hAnsi="Times New Roman" w:cs="Times New Roman"/>
            <w:sz w:val="24"/>
            <w:szCs w:val="24"/>
          </w:rPr>
          <w:delText xml:space="preserve">credit bureaus recommending that one should keep their revolving credit under 30%, there is possible selection bias in the younger age groups as the 50% quartile for those aged 18-24 is 50.78% while those 55-64 have 13.56% revolving credit. It could appear that those selected were chosen to support a theory that young </w:delText>
        </w:r>
        <w:r w:rsidR="2AA87778" w:rsidRPr="2AA87778">
          <w:rPr>
            <w:rFonts w:ascii="Times New Roman" w:eastAsia="Times New Roman" w:hAnsi="Times New Roman" w:cs="Times New Roman"/>
            <w:sz w:val="24"/>
            <w:szCs w:val="24"/>
          </w:rPr>
          <w:delText>adults</w:delText>
        </w:r>
        <w:r w:rsidRPr="0A332BD0">
          <w:rPr>
            <w:rFonts w:ascii="Times New Roman" w:eastAsia="Times New Roman" w:hAnsi="Times New Roman" w:cs="Times New Roman"/>
            <w:sz w:val="24"/>
            <w:szCs w:val="24"/>
          </w:rPr>
          <w:delText xml:space="preserve"> are </w:delText>
        </w:r>
        <w:r w:rsidR="4D79B20A" w:rsidRPr="4D79B20A">
          <w:rPr>
            <w:rFonts w:ascii="Times New Roman" w:eastAsia="Times New Roman" w:hAnsi="Times New Roman" w:cs="Times New Roman"/>
            <w:sz w:val="24"/>
            <w:szCs w:val="24"/>
          </w:rPr>
          <w:delText>frivolous</w:delText>
        </w:r>
        <w:r w:rsidRPr="0A332BD0">
          <w:rPr>
            <w:rFonts w:ascii="Times New Roman" w:eastAsia="Times New Roman" w:hAnsi="Times New Roman" w:cs="Times New Roman"/>
            <w:sz w:val="24"/>
            <w:szCs w:val="24"/>
          </w:rPr>
          <w:delText xml:space="preserve"> with money. It also appears the selection bias extends throughout the entire categories of age with regards to their revolving credit as the older the subject is, the "better" their revolving credit. This could be true in the long run due to increasing investments and further development of personal wealth, but there exist many younger </w:delText>
        </w:r>
        <w:r w:rsidR="4D79B20A" w:rsidRPr="4D79B20A">
          <w:rPr>
            <w:rFonts w:ascii="Times New Roman" w:eastAsia="Times New Roman" w:hAnsi="Times New Roman" w:cs="Times New Roman"/>
            <w:sz w:val="24"/>
            <w:szCs w:val="24"/>
          </w:rPr>
          <w:delText>individuals</w:delText>
        </w:r>
        <w:r w:rsidRPr="0A332BD0">
          <w:rPr>
            <w:rFonts w:ascii="Times New Roman" w:eastAsia="Times New Roman" w:hAnsi="Times New Roman" w:cs="Times New Roman"/>
            <w:sz w:val="24"/>
            <w:szCs w:val="24"/>
          </w:rPr>
          <w:delText xml:space="preserve"> whose net worth and liquidation matches that of older individuals.</w:delText>
        </w:r>
      </w:del>
    </w:p>
    <w:p w14:paraId="2208F565" w14:textId="383F59B2" w:rsidR="7F0C8D13" w:rsidRDefault="70CDA170" w:rsidP="70CDA170">
      <w:pPr>
        <w:ind w:firstLine="720"/>
        <w:rPr>
          <w:ins w:id="54" w:author="Clay Skiles" w:date="2025-02-13T02:54:00Z" w16du:dateUtc="2025-02-13T02:54:41Z"/>
          <w:rFonts w:ascii="Times New Roman" w:eastAsia="Times New Roman" w:hAnsi="Times New Roman" w:cs="Times New Roman"/>
          <w:sz w:val="24"/>
          <w:szCs w:val="24"/>
        </w:rPr>
      </w:pPr>
      <w:ins w:id="55" w:author="Clay Skiles" w:date="2025-02-13T02:54:00Z">
        <w:r w:rsidRPr="70CDA170">
          <w:rPr>
            <w:rFonts w:ascii="Times New Roman" w:eastAsia="Times New Roman" w:hAnsi="Times New Roman" w:cs="Times New Roman"/>
            <w:sz w:val="24"/>
            <w:szCs w:val="24"/>
          </w:rPr>
          <w:t>From here the values of Revolving Utilization were further analyzed based on age groups.  From Figure 4, these descriptions are laid out: as with most credit bureaus recommending that one should keep their revolving credit under 30%, there is possible selection bias in the younger age groups as the 50% quartile for those aged 18-24 is 50.78% while those 55-64 have 13.56% revolving credit. It could appear that those selected were chosen to support a theory that young adults are frivolous with money. It also appears the selection bias extends throughout the entire categories of age with regards to their revolving credit as the older the subject is, the "better" their revolving credit. This could be true in the long run due to increasing investments and further development of personal wealth, but there exist many younger individuals whose net worth and liquidation matches that of older individuals.</w:t>
        </w:r>
      </w:ins>
    </w:p>
    <w:p w14:paraId="4B235D9F" w14:textId="7444F220" w:rsidR="7F0C8D13" w:rsidRDefault="7F0C8D13" w:rsidP="10134138">
      <w:pPr>
        <w:ind w:firstLine="720"/>
        <w:rPr>
          <w:del w:id="56" w:author="Clay Skiles" w:date="2025-02-13T02:54:00Z" w16du:dateUtc="2025-02-13T02:54:36Z"/>
          <w:rFonts w:ascii="Times New Roman" w:eastAsia="Times New Roman" w:hAnsi="Times New Roman" w:cs="Times New Roman"/>
          <w:sz w:val="24"/>
          <w:szCs w:val="24"/>
        </w:rPr>
      </w:pPr>
    </w:p>
    <w:p w14:paraId="4FFB6FE9" w14:textId="2217EA71" w:rsidR="2141859F" w:rsidRDefault="7F0C8D13" w:rsidP="454B084C">
      <w:pPr>
        <w:jc w:val="center"/>
      </w:pPr>
      <w:r>
        <w:rPr>
          <w:noProof/>
        </w:rPr>
        <w:drawing>
          <wp:inline distT="0" distB="0" distL="0" distR="0" wp14:anchorId="33568F28" wp14:editId="524F9C8C">
            <wp:extent cx="4048272" cy="2095500"/>
            <wp:effectExtent l="0" t="0" r="0" b="0"/>
            <wp:docPr id="39440918" name="Picture 181857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571323"/>
                    <pic:cNvPicPr/>
                  </pic:nvPicPr>
                  <pic:blipFill>
                    <a:blip r:embed="rId8">
                      <a:extLst>
                        <a:ext uri="{28A0092B-C50C-407E-A947-70E740481C1C}">
                          <a14:useLocalDpi xmlns:a14="http://schemas.microsoft.com/office/drawing/2010/main" val="0"/>
                        </a:ext>
                      </a:extLst>
                    </a:blip>
                    <a:stretch>
                      <a:fillRect/>
                    </a:stretch>
                  </pic:blipFill>
                  <pic:spPr>
                    <a:xfrm>
                      <a:off x="0" y="0"/>
                      <a:ext cx="4048272" cy="2095500"/>
                    </a:xfrm>
                    <a:prstGeom prst="rect">
                      <a:avLst/>
                    </a:prstGeom>
                  </pic:spPr>
                </pic:pic>
              </a:graphicData>
            </a:graphic>
          </wp:inline>
        </w:drawing>
      </w:r>
    </w:p>
    <w:p w14:paraId="63DEBAA1" w14:textId="117980F3" w:rsidR="0E9027B7" w:rsidRDefault="15F25587" w:rsidP="0E9027B7">
      <w:pPr>
        <w:jc w:val="center"/>
        <w:rPr>
          <w:rFonts w:ascii="Times New Roman" w:eastAsia="Times New Roman" w:hAnsi="Times New Roman" w:cs="Times New Roman"/>
          <w:sz w:val="18"/>
          <w:szCs w:val="18"/>
        </w:rPr>
      </w:pPr>
      <w:r w:rsidRPr="15F25587">
        <w:rPr>
          <w:rFonts w:ascii="Times New Roman" w:eastAsia="Times New Roman" w:hAnsi="Times New Roman" w:cs="Times New Roman"/>
          <w:sz w:val="18"/>
          <w:szCs w:val="18"/>
        </w:rPr>
        <w:t xml:space="preserve">Figure 4: </w:t>
      </w:r>
      <w:r w:rsidR="049CEAF9" w:rsidRPr="049CEAF9">
        <w:rPr>
          <w:rFonts w:ascii="Times New Roman" w:eastAsia="Times New Roman" w:hAnsi="Times New Roman" w:cs="Times New Roman"/>
          <w:sz w:val="18"/>
          <w:szCs w:val="18"/>
        </w:rPr>
        <w:t xml:space="preserve">Descriptions </w:t>
      </w:r>
      <w:r w:rsidR="275F8452" w:rsidRPr="275F8452">
        <w:rPr>
          <w:rFonts w:ascii="Times New Roman" w:eastAsia="Times New Roman" w:hAnsi="Times New Roman" w:cs="Times New Roman"/>
          <w:sz w:val="18"/>
          <w:szCs w:val="18"/>
        </w:rPr>
        <w:t xml:space="preserve">of </w:t>
      </w:r>
      <w:r w:rsidR="6A99D044" w:rsidRPr="6A99D044">
        <w:rPr>
          <w:rFonts w:ascii="Times New Roman" w:eastAsia="Times New Roman" w:hAnsi="Times New Roman" w:cs="Times New Roman"/>
          <w:sz w:val="18"/>
          <w:szCs w:val="18"/>
        </w:rPr>
        <w:t xml:space="preserve">Revolving Credit with </w:t>
      </w:r>
      <w:r w:rsidR="7F0C8D13" w:rsidRPr="7F0C8D13">
        <w:rPr>
          <w:rFonts w:ascii="Times New Roman" w:eastAsia="Times New Roman" w:hAnsi="Times New Roman" w:cs="Times New Roman"/>
          <w:sz w:val="18"/>
          <w:szCs w:val="18"/>
        </w:rPr>
        <w:t>Respect to Age</w:t>
      </w:r>
    </w:p>
    <w:p w14:paraId="55F8C59E" w14:textId="2FFAA625" w:rsidR="51DC8461" w:rsidRDefault="35597488" w:rsidP="4C31579C">
      <w:pPr>
        <w:spacing w:before="240" w:after="240"/>
        <w:rPr>
          <w:del w:id="57" w:author="Clay Skiles" w:date="2025-02-13T02:54:00Z" w16du:dateUtc="2025-02-13T02:54:47Z"/>
          <w:rFonts w:ascii="Times New Roman" w:eastAsia="Times New Roman" w:hAnsi="Times New Roman" w:cs="Times New Roman"/>
          <w:sz w:val="24"/>
          <w:szCs w:val="24"/>
        </w:rPr>
      </w:pPr>
      <w:del w:id="58" w:author="Clay Skiles" w:date="2025-02-13T02:54:00Z">
        <w:r w:rsidRPr="35597488">
          <w:rPr>
            <w:rFonts w:ascii="Times New Roman" w:eastAsia="Times New Roman" w:hAnsi="Times New Roman" w:cs="Times New Roman"/>
            <w:sz w:val="24"/>
            <w:szCs w:val="24"/>
          </w:rPr>
          <w:delText xml:space="preserve">The Revolving Credit </w:delText>
        </w:r>
        <w:r w:rsidR="10D69ECB" w:rsidRPr="10D69ECB">
          <w:rPr>
            <w:rFonts w:ascii="Times New Roman" w:eastAsia="Times New Roman" w:hAnsi="Times New Roman" w:cs="Times New Roman"/>
            <w:sz w:val="24"/>
            <w:szCs w:val="24"/>
          </w:rPr>
          <w:delText xml:space="preserve">values are binned </w:delText>
        </w:r>
        <w:r w:rsidR="668C6433" w:rsidRPr="668C6433">
          <w:rPr>
            <w:rFonts w:ascii="Times New Roman" w:eastAsia="Times New Roman" w:hAnsi="Times New Roman" w:cs="Times New Roman"/>
            <w:sz w:val="24"/>
            <w:szCs w:val="24"/>
          </w:rPr>
          <w:delText>(x&lt;</w:delText>
        </w:r>
        <w:r w:rsidR="69AE1366" w:rsidRPr="69AE1366">
          <w:rPr>
            <w:rFonts w:ascii="Times New Roman" w:eastAsia="Times New Roman" w:hAnsi="Times New Roman" w:cs="Times New Roman"/>
            <w:sz w:val="24"/>
            <w:szCs w:val="24"/>
          </w:rPr>
          <w:delText xml:space="preserve">10 = </w:delText>
        </w:r>
        <w:r w:rsidR="6DCE1B6E" w:rsidRPr="6DCE1B6E">
          <w:rPr>
            <w:rFonts w:ascii="Times New Roman" w:eastAsia="Times New Roman" w:hAnsi="Times New Roman" w:cs="Times New Roman"/>
            <w:sz w:val="24"/>
            <w:szCs w:val="24"/>
          </w:rPr>
          <w:delText xml:space="preserve">0, </w:delText>
        </w:r>
        <w:r w:rsidR="5D91022D" w:rsidRPr="5D91022D">
          <w:rPr>
            <w:rFonts w:ascii="Times New Roman" w:eastAsia="Times New Roman" w:hAnsi="Times New Roman" w:cs="Times New Roman"/>
            <w:sz w:val="24"/>
            <w:szCs w:val="24"/>
          </w:rPr>
          <w:delText>10</w:delText>
        </w:r>
        <w:r w:rsidR="79417776" w:rsidRPr="79417776">
          <w:rPr>
            <w:rFonts w:ascii="Times New Roman" w:eastAsia="Times New Roman" w:hAnsi="Times New Roman" w:cs="Times New Roman"/>
            <w:sz w:val="24"/>
            <w:szCs w:val="24"/>
          </w:rPr>
          <w:delText>&lt;=</w:delText>
        </w:r>
        <w:r w:rsidR="5D91022D" w:rsidRPr="5D91022D">
          <w:rPr>
            <w:rFonts w:ascii="Times New Roman" w:eastAsia="Times New Roman" w:hAnsi="Times New Roman" w:cs="Times New Roman"/>
            <w:sz w:val="24"/>
            <w:szCs w:val="24"/>
          </w:rPr>
          <w:delText>x</w:delText>
        </w:r>
        <w:r w:rsidR="2244BA7A" w:rsidRPr="2244BA7A">
          <w:rPr>
            <w:rFonts w:ascii="Times New Roman" w:eastAsia="Times New Roman" w:hAnsi="Times New Roman" w:cs="Times New Roman"/>
            <w:sz w:val="24"/>
            <w:szCs w:val="24"/>
          </w:rPr>
          <w:delText>&lt;20 = 1,</w:delText>
        </w:r>
        <w:r w:rsidR="2F78448B" w:rsidRPr="2F78448B">
          <w:rPr>
            <w:rFonts w:ascii="Times New Roman" w:eastAsia="Times New Roman" w:hAnsi="Times New Roman" w:cs="Times New Roman"/>
            <w:sz w:val="24"/>
            <w:szCs w:val="24"/>
          </w:rPr>
          <w:delText xml:space="preserve"> etc</w:delText>
        </w:r>
        <w:r w:rsidR="79417776" w:rsidRPr="79417776">
          <w:rPr>
            <w:rFonts w:ascii="Times New Roman" w:eastAsia="Times New Roman" w:hAnsi="Times New Roman" w:cs="Times New Roman"/>
            <w:sz w:val="24"/>
            <w:szCs w:val="24"/>
          </w:rPr>
          <w:delText xml:space="preserve">.).  </w:delText>
        </w:r>
        <w:r w:rsidR="2244BA7A" w:rsidRPr="2244BA7A">
          <w:rPr>
            <w:rFonts w:ascii="Times New Roman" w:eastAsia="Times New Roman" w:hAnsi="Times New Roman" w:cs="Times New Roman"/>
            <w:sz w:val="24"/>
            <w:szCs w:val="24"/>
          </w:rPr>
          <w:delText>It</w:delText>
        </w:r>
        <w:r w:rsidR="51DC8461" w:rsidRPr="2AC64AB1">
          <w:rPr>
            <w:rFonts w:ascii="Times New Roman" w:eastAsia="Times New Roman" w:hAnsi="Times New Roman" w:cs="Times New Roman"/>
            <w:sz w:val="24"/>
            <w:szCs w:val="24"/>
          </w:rPr>
          <w:delText xml:space="preserve"> appears that the model is accurate in identifying that higher revolving credit means a greater risk for an individual to be a serious </w:delText>
        </w:r>
        <w:r w:rsidR="4DE8ED7C" w:rsidRPr="4DE8ED7C">
          <w:rPr>
            <w:rFonts w:ascii="Times New Roman" w:eastAsia="Times New Roman" w:hAnsi="Times New Roman" w:cs="Times New Roman"/>
            <w:sz w:val="24"/>
            <w:szCs w:val="24"/>
          </w:rPr>
          <w:delText>delinquent.</w:delText>
        </w:r>
        <w:r w:rsidR="51DC8461" w:rsidRPr="2AC64AB1">
          <w:rPr>
            <w:rFonts w:ascii="Times New Roman" w:eastAsia="Times New Roman" w:hAnsi="Times New Roman" w:cs="Times New Roman"/>
            <w:sz w:val="24"/>
            <w:szCs w:val="24"/>
          </w:rPr>
          <w:delText xml:space="preserve"> There exhibit some cases where those with revolving credit under 30% are predicted by the model to be serious </w:delText>
        </w:r>
        <w:r w:rsidR="3881F8E6" w:rsidRPr="3881F8E6">
          <w:rPr>
            <w:rFonts w:ascii="Times New Roman" w:eastAsia="Times New Roman" w:hAnsi="Times New Roman" w:cs="Times New Roman"/>
            <w:sz w:val="24"/>
            <w:szCs w:val="24"/>
          </w:rPr>
          <w:delText>delinquents</w:delText>
        </w:r>
        <w:r w:rsidR="51DC8461" w:rsidRPr="2AC64AB1">
          <w:rPr>
            <w:rFonts w:ascii="Times New Roman" w:eastAsia="Times New Roman" w:hAnsi="Times New Roman" w:cs="Times New Roman"/>
            <w:sz w:val="24"/>
            <w:szCs w:val="24"/>
          </w:rPr>
          <w:delText xml:space="preserve"> even though they meet societal </w:delText>
        </w:r>
        <w:r w:rsidR="2AC64AB1" w:rsidRPr="2AC64AB1">
          <w:rPr>
            <w:rFonts w:ascii="Times New Roman" w:eastAsia="Times New Roman" w:hAnsi="Times New Roman" w:cs="Times New Roman"/>
            <w:sz w:val="24"/>
            <w:szCs w:val="24"/>
          </w:rPr>
          <w:delText>expectations.</w:delText>
        </w:r>
        <w:r w:rsidR="51DC8461" w:rsidRPr="2AC64AB1">
          <w:rPr>
            <w:rFonts w:ascii="Times New Roman" w:eastAsia="Times New Roman" w:hAnsi="Times New Roman" w:cs="Times New Roman"/>
            <w:sz w:val="24"/>
            <w:szCs w:val="24"/>
          </w:rPr>
          <w:delText xml:space="preserve"> This could mean other factors are indicating their inability for the model to approve their loan. </w:delText>
        </w:r>
      </w:del>
    </w:p>
    <w:p w14:paraId="0CD6BCEA" w14:textId="10C44510" w:rsidR="51DC8461" w:rsidRDefault="51DC8461" w:rsidP="4C31579C">
      <w:pPr>
        <w:spacing w:before="240" w:after="240"/>
        <w:rPr>
          <w:ins w:id="59" w:author="Clay Skiles" w:date="2025-02-13T02:54:00Z" w16du:dateUtc="2025-02-13T02:54:48Z"/>
          <w:rFonts w:ascii="Times New Roman" w:eastAsia="Times New Roman" w:hAnsi="Times New Roman" w:cs="Times New Roman"/>
          <w:sz w:val="24"/>
          <w:szCs w:val="24"/>
        </w:rPr>
      </w:pPr>
      <w:del w:id="60" w:author="Clay Skiles" w:date="2025-02-13T02:54:00Z">
        <w:r w:rsidRPr="2AC64AB1">
          <w:rPr>
            <w:rFonts w:ascii="Times New Roman" w:eastAsia="Times New Roman" w:hAnsi="Times New Roman" w:cs="Times New Roman"/>
            <w:sz w:val="24"/>
            <w:szCs w:val="24"/>
          </w:rPr>
          <w:delText xml:space="preserve">The values identified by the model are evident of confirmation bias by the user as the model is significantly more lenient to making a judgement as to whether or not a person is at risk of </w:delText>
        </w:r>
        <w:r w:rsidR="3881F8E6" w:rsidRPr="3881F8E6">
          <w:rPr>
            <w:rFonts w:ascii="Times New Roman" w:eastAsia="Times New Roman" w:hAnsi="Times New Roman" w:cs="Times New Roman"/>
            <w:sz w:val="24"/>
            <w:szCs w:val="24"/>
          </w:rPr>
          <w:delText>delinquency.</w:delText>
        </w:r>
        <w:r w:rsidRPr="2AC64AB1">
          <w:rPr>
            <w:rFonts w:ascii="Times New Roman" w:eastAsia="Times New Roman" w:hAnsi="Times New Roman" w:cs="Times New Roman"/>
            <w:sz w:val="24"/>
            <w:szCs w:val="24"/>
          </w:rPr>
          <w:delText xml:space="preserve"> The cases where a human has made the claim a loan taker is at risk of </w:delText>
        </w:r>
        <w:r w:rsidR="3881F8E6" w:rsidRPr="3881F8E6">
          <w:rPr>
            <w:rFonts w:ascii="Times New Roman" w:eastAsia="Times New Roman" w:hAnsi="Times New Roman" w:cs="Times New Roman"/>
            <w:sz w:val="24"/>
            <w:szCs w:val="24"/>
          </w:rPr>
          <w:delText>delinquency</w:delText>
        </w:r>
        <w:r w:rsidRPr="2AC64AB1">
          <w:rPr>
            <w:rFonts w:ascii="Times New Roman" w:eastAsia="Times New Roman" w:hAnsi="Times New Roman" w:cs="Times New Roman"/>
            <w:sz w:val="24"/>
            <w:szCs w:val="24"/>
          </w:rPr>
          <w:delText xml:space="preserve"> is far greater than those the model deems.</w:delText>
        </w:r>
      </w:del>
    </w:p>
    <w:p w14:paraId="36539A9C" w14:textId="2FFAA625" w:rsidR="7F0C8D13" w:rsidRDefault="42589540" w:rsidP="42589540">
      <w:pPr>
        <w:spacing w:before="240" w:after="240"/>
        <w:rPr>
          <w:ins w:id="61" w:author="Clay Skiles" w:date="2025-02-13T02:54:00Z" w16du:dateUtc="2025-02-13T02:54:49Z"/>
          <w:rFonts w:ascii="Times New Roman" w:eastAsia="Times New Roman" w:hAnsi="Times New Roman" w:cs="Times New Roman"/>
          <w:sz w:val="24"/>
          <w:szCs w:val="24"/>
        </w:rPr>
      </w:pPr>
      <w:ins w:id="62" w:author="Clay Skiles" w:date="2025-02-13T02:54:00Z">
        <w:r w:rsidRPr="42589540">
          <w:rPr>
            <w:rFonts w:ascii="Times New Roman" w:eastAsia="Times New Roman" w:hAnsi="Times New Roman" w:cs="Times New Roman"/>
            <w:sz w:val="24"/>
            <w:szCs w:val="24"/>
          </w:rPr>
          <w:t xml:space="preserve">The Revolving Credit values are binned (x&lt;10 = 0, 10&lt;=x&lt;20 = 1, etc.).  It appears that the model is accurate in identifying that higher revolving credit means a greater risk for an individual to be a serious delinquent. There exhibit some cases where those with revolving credit under 30% are predicted by the model to be serious delinquents even though they meet societal expectations. This could mean other factors are indicating their inability for the model to approve their loan. </w:t>
        </w:r>
      </w:ins>
    </w:p>
    <w:p w14:paraId="1436913B" w14:textId="10C44510" w:rsidR="7F0C8D13" w:rsidRDefault="42589540" w:rsidP="42589540">
      <w:pPr>
        <w:spacing w:before="240" w:after="240"/>
        <w:rPr>
          <w:ins w:id="63" w:author="Clay Skiles" w:date="2025-02-13T02:54:00Z" w16du:dateUtc="2025-02-13T02:54:49Z"/>
          <w:rFonts w:ascii="Times New Roman" w:eastAsia="Times New Roman" w:hAnsi="Times New Roman" w:cs="Times New Roman"/>
          <w:sz w:val="24"/>
          <w:szCs w:val="24"/>
        </w:rPr>
      </w:pPr>
      <w:ins w:id="64" w:author="Clay Skiles" w:date="2025-02-13T02:54:00Z">
        <w:r w:rsidRPr="42589540">
          <w:rPr>
            <w:rFonts w:ascii="Times New Roman" w:eastAsia="Times New Roman" w:hAnsi="Times New Roman" w:cs="Times New Roman"/>
            <w:sz w:val="24"/>
            <w:szCs w:val="24"/>
          </w:rPr>
          <w:t>The values identified by the model are evident of confirmation bias by the user as the model is significantly more lenient to making a judgement as to whether or not a person is at risk of delinquency. The cases where a human has made the claim a loan taker is at risk of delinquency is far greater than those the model deems.</w:t>
        </w:r>
      </w:ins>
    </w:p>
    <w:p w14:paraId="25883CA0" w14:textId="43DD8E26" w:rsidR="7F0C8D13" w:rsidRDefault="50C8C125" w:rsidP="42589540">
      <w:pPr>
        <w:spacing w:before="240" w:after="240"/>
        <w:rPr>
          <w:del w:id="65" w:author="Clay Skiles" w:date="2025-02-13T02:54:00Z" w16du:dateUtc="2025-02-13T02:54:47Z"/>
          <w:rFonts w:ascii="Times New Roman" w:eastAsia="Times New Roman" w:hAnsi="Times New Roman" w:cs="Times New Roman"/>
          <w:sz w:val="24"/>
          <w:szCs w:val="24"/>
        </w:rPr>
      </w:pPr>
      <w:ins w:id="66" w:author="Clay Skiles" w:date="2025-02-13T03:04:00Z">
        <w:r w:rsidRPr="50C8C125">
          <w:rPr>
            <w:rFonts w:ascii="Times New Roman" w:eastAsia="Times New Roman" w:hAnsi="Times New Roman" w:cs="Times New Roman"/>
            <w:sz w:val="24"/>
            <w:szCs w:val="24"/>
          </w:rPr>
          <w:t>On the other hand, i</w:t>
        </w:r>
      </w:ins>
      <w:ins w:id="67" w:author="Clay Skiles" w:date="2025-02-13T03:03:00Z">
        <w:r w:rsidRPr="50C8C125">
          <w:rPr>
            <w:rFonts w:ascii="Times New Roman" w:eastAsia="Times New Roman" w:hAnsi="Times New Roman" w:cs="Times New Roman"/>
            <w:sz w:val="24"/>
            <w:szCs w:val="24"/>
          </w:rPr>
          <w:t>t is clear the model might be too lenient, which brings the discussion of transparency.  This mod</w:t>
        </w:r>
      </w:ins>
      <w:ins w:id="68" w:author="Clay Skiles" w:date="2025-02-13T03:04:00Z">
        <w:r w:rsidRPr="50C8C125">
          <w:rPr>
            <w:rFonts w:ascii="Times New Roman" w:eastAsia="Times New Roman" w:hAnsi="Times New Roman" w:cs="Times New Roman"/>
            <w:sz w:val="24"/>
            <w:szCs w:val="24"/>
          </w:rPr>
          <w:t>el seems to identify far fewer individuals who are at r</w:t>
        </w:r>
      </w:ins>
      <w:ins w:id="69" w:author="Clay Skiles" w:date="2025-02-13T03:05:00Z">
        <w:r w:rsidRPr="50C8C125">
          <w:rPr>
            <w:rFonts w:ascii="Times New Roman" w:eastAsia="Times New Roman" w:hAnsi="Times New Roman" w:cs="Times New Roman"/>
            <w:sz w:val="24"/>
            <w:szCs w:val="24"/>
          </w:rPr>
          <w:t xml:space="preserve">isk of serious delinquency compared to what humans can see.  In that case, the model may be looking at objective facts about the training model rather than the subjective.  This is why it is important a machine is not the sole decision </w:t>
        </w:r>
      </w:ins>
      <w:ins w:id="70" w:author="Clay Skiles" w:date="2025-02-13T03:06:00Z">
        <w:r w:rsidRPr="50C8C125">
          <w:rPr>
            <w:rFonts w:ascii="Times New Roman" w:eastAsia="Times New Roman" w:hAnsi="Times New Roman" w:cs="Times New Roman"/>
            <w:sz w:val="24"/>
            <w:szCs w:val="24"/>
          </w:rPr>
          <w:t>maker since models can be extremely unpredictable with how they see a classification of individuals.</w:t>
        </w:r>
      </w:ins>
    </w:p>
    <w:p w14:paraId="188059DD" w14:textId="6516BEAA" w:rsidR="7F0C8D13" w:rsidRDefault="7F0C8D13">
      <w:pPr>
        <w:jc w:val="center"/>
        <w:rPr>
          <w:sz w:val="18"/>
          <w:szCs w:val="18"/>
          <w:rPrChange w:id="71" w:author="Clay Skiles" w:date="2025-02-13T03:07:00Z">
            <w:rPr>
              <w:rFonts w:ascii="Times New Roman" w:eastAsia="Times New Roman" w:hAnsi="Times New Roman" w:cs="Times New Roman"/>
              <w:sz w:val="24"/>
              <w:szCs w:val="24"/>
            </w:rPr>
          </w:rPrChange>
        </w:rPr>
        <w:pPrChange w:id="72" w:author="Clay Skiles" w:date="2025-02-13T03:07:00Z">
          <w:pPr/>
        </w:pPrChange>
      </w:pPr>
      <w:ins w:id="73" w:author="Clay Skiles" w:date="2025-02-13T03:07:00Z">
        <w:r>
          <w:rPr>
            <w:noProof/>
          </w:rPr>
          <w:drawing>
            <wp:inline distT="0" distB="0" distL="0" distR="0" wp14:anchorId="4E5F3046" wp14:editId="30870CFA">
              <wp:extent cx="5943600" cy="2019300"/>
              <wp:effectExtent l="0" t="0" r="0" b="0"/>
              <wp:docPr id="2123733274" name="Picture 2123733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r w:rsidR="50C8C125" w:rsidRPr="50C8C125">
          <w:rPr>
            <w:sz w:val="18"/>
            <w:szCs w:val="18"/>
          </w:rPr>
          <w:t>Figure 5: The count</w:t>
        </w:r>
      </w:ins>
      <w:ins w:id="74" w:author="Clay Skiles" w:date="2025-02-13T03:08:00Z">
        <w:r w:rsidR="50C8C125" w:rsidRPr="50C8C125">
          <w:rPr>
            <w:sz w:val="18"/>
            <w:szCs w:val="18"/>
          </w:rPr>
          <w:t>of Serious Delinquent predictions grouped by Revolving Credit</w:t>
        </w:r>
      </w:ins>
    </w:p>
    <w:p w14:paraId="5B607830" w14:textId="69B42F77" w:rsidR="5B2FE694" w:rsidRDefault="5B2FE694" w:rsidP="5B2FE694">
      <w:pPr>
        <w:rPr>
          <w:rFonts w:ascii="Times New Roman" w:eastAsia="Times New Roman" w:hAnsi="Times New Roman" w:cs="Times New Roman"/>
          <w:sz w:val="24"/>
          <w:szCs w:val="24"/>
        </w:rPr>
      </w:pPr>
    </w:p>
    <w:p w14:paraId="24F92AD2" w14:textId="15F33A31" w:rsidR="5B2FE694" w:rsidRDefault="5B2FE694"/>
    <w:p w14:paraId="537493C4" w14:textId="2D08FBAE" w:rsidR="7D1218D7" w:rsidRDefault="7D1218D7"/>
    <w:p w14:paraId="7EF155A0" w14:textId="631D5029" w:rsidR="0780E0F1" w:rsidRDefault="0780E0F1"/>
    <w:p w14:paraId="1682773B" w14:textId="7693E9D6" w:rsidR="0780E0F1" w:rsidRDefault="0780E0F1"/>
    <w:p w14:paraId="326573C0" w14:textId="43BA49B8" w:rsidR="0780E0F1" w:rsidRDefault="0780E0F1"/>
    <w:p w14:paraId="7CCB342F" w14:textId="00D0B729" w:rsidR="7D1218D7" w:rsidRDefault="7D1218D7"/>
    <w:p w14:paraId="022D0CC7" w14:textId="357098C3" w:rsidR="75431CD0" w:rsidRDefault="75431CD0" w:rsidP="75431CD0">
      <w:pPr>
        <w:rPr>
          <w:b/>
          <w:bCs/>
          <w:sz w:val="24"/>
          <w:szCs w:val="24"/>
        </w:rPr>
      </w:pPr>
    </w:p>
    <w:p w14:paraId="5A1A4C59" w14:textId="6CC1EC6D" w:rsidR="7D1218D7" w:rsidRDefault="7D1218D7" w:rsidP="7D1218D7">
      <w:pPr>
        <w:rPr>
          <w:del w:id="75" w:author="Yousaf Khaliq" w:date="2025-02-13T02:59:00Z" w16du:dateUtc="2025-02-13T02:59:54Z"/>
          <w:b/>
          <w:bCs/>
          <w:sz w:val="24"/>
          <w:szCs w:val="24"/>
        </w:rPr>
      </w:pPr>
      <w:del w:id="76" w:author="Yousaf Khaliq" w:date="2025-02-13T02:59:00Z">
        <w:r w:rsidRPr="7D1218D7">
          <w:rPr>
            <w:b/>
            <w:bCs/>
            <w:sz w:val="24"/>
            <w:szCs w:val="24"/>
          </w:rPr>
          <w:delText xml:space="preserve">*This </w:delText>
        </w:r>
        <w:r w:rsidR="4E937000" w:rsidRPr="4E937000">
          <w:rPr>
            <w:b/>
            <w:bCs/>
            <w:sz w:val="24"/>
            <w:szCs w:val="24"/>
          </w:rPr>
          <w:delText xml:space="preserve">portion of the </w:delText>
        </w:r>
        <w:r w:rsidRPr="7D1218D7">
          <w:rPr>
            <w:b/>
            <w:bCs/>
            <w:sz w:val="24"/>
            <w:szCs w:val="24"/>
          </w:rPr>
          <w:delText>write-up was made with the help of ChatGPT – Yousaf*</w:delText>
        </w:r>
      </w:del>
    </w:p>
    <w:p w14:paraId="1364C0DB" w14:textId="6BE4B6A4" w:rsidR="00D81A1E" w:rsidRDefault="7D1218D7" w:rsidP="7D1218D7">
      <w:pPr>
        <w:rPr>
          <w:del w:id="77" w:author="Yousaf Khaliq" w:date="2025-02-13T02:59:00Z" w16du:dateUtc="2025-02-13T02:59:54Z"/>
          <w:b/>
          <w:sz w:val="24"/>
          <w:szCs w:val="24"/>
        </w:rPr>
      </w:pPr>
      <w:del w:id="78" w:author="Yousaf Khaliq" w:date="2025-02-13T02:59:00Z">
        <w:r w:rsidRPr="3E48DE67">
          <w:rPr>
            <w:b/>
            <w:sz w:val="32"/>
            <w:szCs w:val="32"/>
          </w:rPr>
          <w:delText>Bias Analysis of Selected Features</w:delText>
        </w:r>
        <w:r w:rsidRPr="3E48DE67">
          <w:rPr>
            <w:b/>
            <w:sz w:val="24"/>
            <w:szCs w:val="24"/>
          </w:rPr>
          <w:delText xml:space="preserve"> </w:delText>
        </w:r>
      </w:del>
    </w:p>
    <w:p w14:paraId="46148C01" w14:textId="2AD23DB2" w:rsidR="00D81A1E" w:rsidRDefault="7D1218D7" w:rsidP="7D1218D7">
      <w:pPr>
        <w:rPr>
          <w:del w:id="79" w:author="Yousaf Khaliq" w:date="2025-02-13T02:59:00Z" w16du:dateUtc="2025-02-13T02:59:54Z"/>
          <w:b/>
          <w:bCs/>
        </w:rPr>
      </w:pPr>
      <w:del w:id="80" w:author="Yousaf Khaliq" w:date="2025-02-13T02:59:00Z">
        <w:r w:rsidRPr="3E48DE67">
          <w:rPr>
            <w:b/>
          </w:rPr>
          <w:delText>Objective</w:delText>
        </w:r>
      </w:del>
    </w:p>
    <w:p w14:paraId="6EDE9C0F" w14:textId="75A5046E" w:rsidR="00D81A1E" w:rsidRDefault="7D1218D7" w:rsidP="7D1218D7">
      <w:pPr>
        <w:rPr>
          <w:del w:id="81" w:author="Yousaf Khaliq" w:date="2025-02-13T02:59:00Z" w16du:dateUtc="2025-02-13T02:59:54Z"/>
        </w:rPr>
      </w:pPr>
      <w:del w:id="82" w:author="Yousaf Khaliq" w:date="2025-02-13T02:59:00Z">
        <w:r>
          <w:delText>The objective of this analysis was to identify potential biases in four key features of the dataset concerning the target variable SeriousDlqin2yrs (which indicates whether an individual has been delinquent on credit payments in the last 90 days).</w:delText>
        </w:r>
      </w:del>
    </w:p>
    <w:p w14:paraId="08631EDB" w14:textId="6D6B8372" w:rsidR="00D81A1E" w:rsidRDefault="7D1218D7" w:rsidP="7D1218D7">
      <w:pPr>
        <w:rPr>
          <w:del w:id="83" w:author="Yousaf Khaliq" w:date="2025-02-13T02:59:00Z" w16du:dateUtc="2025-02-13T02:59:54Z"/>
          <w:b/>
          <w:bCs/>
        </w:rPr>
      </w:pPr>
      <w:del w:id="84" w:author="Yousaf Khaliq" w:date="2025-02-13T02:59:00Z">
        <w:r w:rsidRPr="3E48DE67">
          <w:rPr>
            <w:b/>
          </w:rPr>
          <w:delText>Selected Features for Analysis</w:delText>
        </w:r>
      </w:del>
    </w:p>
    <w:p w14:paraId="32576316" w14:textId="1C347493" w:rsidR="00D81A1E" w:rsidRDefault="7D1218D7" w:rsidP="7D1218D7">
      <w:pPr>
        <w:pStyle w:val="ListParagraph"/>
        <w:numPr>
          <w:ilvl w:val="0"/>
          <w:numId w:val="8"/>
        </w:numPr>
        <w:rPr>
          <w:del w:id="85" w:author="Yousaf Khaliq" w:date="2025-02-13T02:59:00Z" w16du:dateUtc="2025-02-13T02:59:54Z"/>
        </w:rPr>
      </w:pPr>
      <w:del w:id="86" w:author="Yousaf Khaliq" w:date="2025-02-13T02:59:00Z">
        <w:r>
          <w:delText>NumberOfTimes90DaysLate</w:delText>
        </w:r>
      </w:del>
    </w:p>
    <w:p w14:paraId="0058337B" w14:textId="780D118A" w:rsidR="00D81A1E" w:rsidRDefault="7D1218D7" w:rsidP="7D1218D7">
      <w:pPr>
        <w:pStyle w:val="ListParagraph"/>
        <w:numPr>
          <w:ilvl w:val="0"/>
          <w:numId w:val="8"/>
        </w:numPr>
        <w:rPr>
          <w:del w:id="87" w:author="Yousaf Khaliq" w:date="2025-02-13T02:59:00Z" w16du:dateUtc="2025-02-13T02:59:54Z"/>
        </w:rPr>
      </w:pPr>
      <w:del w:id="88" w:author="Yousaf Khaliq" w:date="2025-02-13T02:59:00Z">
        <w:r>
          <w:delText>NumberRealEstateLoansOrLines</w:delText>
        </w:r>
      </w:del>
    </w:p>
    <w:p w14:paraId="0AE47E90" w14:textId="3FE713F6" w:rsidR="00D81A1E" w:rsidRDefault="7D1218D7" w:rsidP="7D1218D7">
      <w:pPr>
        <w:pStyle w:val="ListParagraph"/>
        <w:numPr>
          <w:ilvl w:val="0"/>
          <w:numId w:val="8"/>
        </w:numPr>
        <w:rPr>
          <w:del w:id="89" w:author="Yousaf Khaliq" w:date="2025-02-13T02:59:00Z" w16du:dateUtc="2025-02-13T02:59:54Z"/>
        </w:rPr>
      </w:pPr>
      <w:del w:id="90" w:author="Yousaf Khaliq" w:date="2025-02-13T02:59:00Z">
        <w:r>
          <w:delText>NumberOfTime60-89DaysPastDueNotWorse</w:delText>
        </w:r>
      </w:del>
    </w:p>
    <w:p w14:paraId="645F2D3D" w14:textId="746D9160" w:rsidR="00D81A1E" w:rsidRDefault="7D1218D7" w:rsidP="7D1218D7">
      <w:pPr>
        <w:pStyle w:val="ListParagraph"/>
        <w:numPr>
          <w:ilvl w:val="0"/>
          <w:numId w:val="8"/>
        </w:numPr>
        <w:rPr>
          <w:del w:id="91" w:author="Yousaf Khaliq" w:date="2025-02-13T02:59:00Z" w16du:dateUtc="2025-02-13T02:59:54Z"/>
        </w:rPr>
      </w:pPr>
      <w:del w:id="92" w:author="Yousaf Khaliq" w:date="2025-02-13T02:59:00Z">
        <w:r>
          <w:delText>NumberOfDependents</w:delText>
        </w:r>
      </w:del>
    </w:p>
    <w:p w14:paraId="4643562E" w14:textId="75BC0347" w:rsidR="00D81A1E" w:rsidRDefault="7D1218D7" w:rsidP="6D30BB85">
      <w:pPr>
        <w:rPr>
          <w:ins w:id="93" w:author="Yousaf Khaliq" w:date="2025-02-13T02:59:00Z" w16du:dateUtc="2025-02-13T02:59:55Z"/>
          <w:b/>
          <w:bCs/>
          <w:sz w:val="24"/>
          <w:szCs w:val="24"/>
        </w:rPr>
      </w:pPr>
      <w:del w:id="94" w:author="Yousaf Khaliq" w:date="2025-02-13T02:59:00Z">
        <w:r w:rsidRPr="6D30BB85" w:rsidDel="6D30BB85">
          <w:rPr>
            <w:b/>
            <w:bCs/>
          </w:rPr>
          <w:delText>Methodology</w:delText>
        </w:r>
      </w:del>
      <w:ins w:id="95" w:author="Yousaf Khaliq" w:date="2025-02-13T02:59:00Z">
        <w:r w:rsidR="6D30BB85" w:rsidRPr="6D30BB85">
          <w:rPr>
            <w:b/>
            <w:bCs/>
            <w:sz w:val="24"/>
            <w:szCs w:val="24"/>
          </w:rPr>
          <w:t xml:space="preserve"> *This portion of the write-up was made with the help of ChatGPT – Yousaf*</w:t>
        </w:r>
      </w:ins>
    </w:p>
    <w:p w14:paraId="184C179D" w14:textId="6BE4B6A4" w:rsidR="00D81A1E" w:rsidRDefault="6D30BB85" w:rsidP="6D30BB85">
      <w:pPr>
        <w:rPr>
          <w:ins w:id="96" w:author="Yousaf Khaliq" w:date="2025-02-13T02:59:00Z" w16du:dateUtc="2025-02-13T02:59:55Z"/>
          <w:b/>
          <w:bCs/>
          <w:sz w:val="24"/>
          <w:szCs w:val="24"/>
        </w:rPr>
      </w:pPr>
      <w:ins w:id="97" w:author="Yousaf Khaliq" w:date="2025-02-13T02:59:00Z">
        <w:r w:rsidRPr="6D30BB85">
          <w:rPr>
            <w:b/>
            <w:bCs/>
            <w:sz w:val="32"/>
            <w:szCs w:val="32"/>
          </w:rPr>
          <w:t>Bias Analysis of Selected Features</w:t>
        </w:r>
        <w:r w:rsidRPr="6D30BB85">
          <w:rPr>
            <w:b/>
            <w:bCs/>
            <w:sz w:val="24"/>
            <w:szCs w:val="24"/>
          </w:rPr>
          <w:t xml:space="preserve"> </w:t>
        </w:r>
      </w:ins>
    </w:p>
    <w:p w14:paraId="00E821E5" w14:textId="2AD23DB2" w:rsidR="00D81A1E" w:rsidRDefault="6D30BB85" w:rsidP="6D30BB85">
      <w:pPr>
        <w:rPr>
          <w:ins w:id="98" w:author="Yousaf Khaliq" w:date="2025-02-13T02:59:00Z" w16du:dateUtc="2025-02-13T02:59:55Z"/>
          <w:b/>
          <w:bCs/>
        </w:rPr>
      </w:pPr>
      <w:ins w:id="99" w:author="Yousaf Khaliq" w:date="2025-02-13T02:59:00Z">
        <w:r w:rsidRPr="6D30BB85">
          <w:rPr>
            <w:b/>
            <w:bCs/>
          </w:rPr>
          <w:t>Objective</w:t>
        </w:r>
      </w:ins>
    </w:p>
    <w:p w14:paraId="5D3D2340" w14:textId="75A5046E" w:rsidR="00D81A1E" w:rsidRDefault="6D30BB85" w:rsidP="7D1218D7">
      <w:pPr>
        <w:rPr>
          <w:ins w:id="100" w:author="Yousaf Khaliq" w:date="2025-02-13T02:59:00Z" w16du:dateUtc="2025-02-13T02:59:55Z"/>
        </w:rPr>
      </w:pPr>
      <w:ins w:id="101" w:author="Yousaf Khaliq" w:date="2025-02-13T02:59:00Z">
        <w:r>
          <w:t>The objective of this analysis was to identify potential biases in four key features of the dataset concerning the target variable SeriousDlqin2yrs (which indicates whether an individual has been delinquent on credit payments in the last 90 days).</w:t>
        </w:r>
      </w:ins>
    </w:p>
    <w:p w14:paraId="41693034" w14:textId="6D6B8372" w:rsidR="00D81A1E" w:rsidRDefault="6D30BB85" w:rsidP="6D30BB85">
      <w:pPr>
        <w:rPr>
          <w:ins w:id="102" w:author="Yousaf Khaliq" w:date="2025-02-13T02:59:00Z" w16du:dateUtc="2025-02-13T02:59:55Z"/>
          <w:b/>
          <w:bCs/>
        </w:rPr>
      </w:pPr>
      <w:ins w:id="103" w:author="Yousaf Khaliq" w:date="2025-02-13T02:59:00Z">
        <w:r w:rsidRPr="6D30BB85">
          <w:rPr>
            <w:b/>
            <w:bCs/>
          </w:rPr>
          <w:t>Selected Features for Analysis</w:t>
        </w:r>
      </w:ins>
    </w:p>
    <w:p w14:paraId="5CE32546" w14:textId="1C347493" w:rsidR="00D81A1E" w:rsidRDefault="6D30BB85" w:rsidP="6D30BB85">
      <w:pPr>
        <w:pStyle w:val="ListParagraph"/>
        <w:numPr>
          <w:ilvl w:val="0"/>
          <w:numId w:val="8"/>
        </w:numPr>
        <w:rPr>
          <w:ins w:id="104" w:author="Yousaf Khaliq" w:date="2025-02-13T02:59:00Z" w16du:dateUtc="2025-02-13T02:59:55Z"/>
        </w:rPr>
      </w:pPr>
      <w:ins w:id="105" w:author="Yousaf Khaliq" w:date="2025-02-13T02:59:00Z">
        <w:r>
          <w:t>NumberOfTimes90DaysLate</w:t>
        </w:r>
      </w:ins>
    </w:p>
    <w:p w14:paraId="408A6B94" w14:textId="780D118A" w:rsidR="00D81A1E" w:rsidRDefault="6D30BB85" w:rsidP="6D30BB85">
      <w:pPr>
        <w:pStyle w:val="ListParagraph"/>
        <w:numPr>
          <w:ilvl w:val="0"/>
          <w:numId w:val="8"/>
        </w:numPr>
        <w:rPr>
          <w:ins w:id="106" w:author="Yousaf Khaliq" w:date="2025-02-13T02:59:00Z" w16du:dateUtc="2025-02-13T02:59:55Z"/>
        </w:rPr>
      </w:pPr>
      <w:ins w:id="107" w:author="Yousaf Khaliq" w:date="2025-02-13T02:59:00Z">
        <w:r>
          <w:t>NumberRealEstateLoansOrLines</w:t>
        </w:r>
      </w:ins>
    </w:p>
    <w:p w14:paraId="63B5436F" w14:textId="3FE713F6" w:rsidR="00D81A1E" w:rsidRDefault="6D30BB85" w:rsidP="6D30BB85">
      <w:pPr>
        <w:pStyle w:val="ListParagraph"/>
        <w:numPr>
          <w:ilvl w:val="0"/>
          <w:numId w:val="8"/>
        </w:numPr>
        <w:rPr>
          <w:ins w:id="108" w:author="Yousaf Khaliq" w:date="2025-02-13T02:59:00Z" w16du:dateUtc="2025-02-13T02:59:55Z"/>
        </w:rPr>
      </w:pPr>
      <w:ins w:id="109" w:author="Yousaf Khaliq" w:date="2025-02-13T02:59:00Z">
        <w:r>
          <w:t>NumberOfTime60-89DaysPastDueNotWorse</w:t>
        </w:r>
      </w:ins>
    </w:p>
    <w:p w14:paraId="7BAC2C7C" w14:textId="746D9160" w:rsidR="00D81A1E" w:rsidRDefault="6D30BB85" w:rsidP="6D30BB85">
      <w:pPr>
        <w:pStyle w:val="ListParagraph"/>
        <w:numPr>
          <w:ilvl w:val="0"/>
          <w:numId w:val="8"/>
        </w:numPr>
        <w:rPr>
          <w:ins w:id="110" w:author="Yousaf Khaliq" w:date="2025-02-13T02:59:00Z" w16du:dateUtc="2025-02-13T02:59:55Z"/>
        </w:rPr>
      </w:pPr>
      <w:ins w:id="111" w:author="Yousaf Khaliq" w:date="2025-02-13T02:59:00Z">
        <w:r>
          <w:t>NumberOfDependents</w:t>
        </w:r>
      </w:ins>
    </w:p>
    <w:p w14:paraId="484D1141" w14:textId="533E0831" w:rsidR="00D81A1E" w:rsidRDefault="6D30BB85" w:rsidP="6D30BB85">
      <w:pPr>
        <w:rPr>
          <w:ins w:id="112" w:author="Yousaf Khaliq" w:date="2025-02-13T02:59:00Z" w16du:dateUtc="2025-02-13T02:59:55Z"/>
          <w:b/>
          <w:bCs/>
        </w:rPr>
      </w:pPr>
      <w:ins w:id="113" w:author="Yousaf Khaliq" w:date="2025-02-13T02:59:00Z">
        <w:r w:rsidRPr="6D30BB85">
          <w:rPr>
            <w:b/>
            <w:bCs/>
          </w:rPr>
          <w:t>Methodology</w:t>
        </w:r>
      </w:ins>
    </w:p>
    <w:p w14:paraId="24101469" w14:textId="5A38B74C" w:rsidR="00D81A1E" w:rsidRDefault="00D81A1E" w:rsidP="7D1218D7">
      <w:pPr>
        <w:rPr>
          <w:del w:id="114" w:author="Yousaf Khaliq" w:date="2025-02-13T02:59:00Z" w16du:dateUtc="2025-02-13T02:59:54Z"/>
          <w:b/>
          <w:bCs/>
        </w:rPr>
      </w:pPr>
    </w:p>
    <w:p w14:paraId="514F5891" w14:textId="75215425" w:rsidR="00D81A1E" w:rsidRDefault="7D1218D7" w:rsidP="7D1218D7">
      <w:pPr>
        <w:rPr>
          <w:ins w:id="115" w:author="Yousaf Khaliq" w:date="2025-02-13T02:59:00Z" w16du:dateUtc="2025-02-13T02:59:59Z"/>
        </w:rPr>
      </w:pPr>
      <w:del w:id="116" w:author="Yousaf Khaliq" w:date="2025-02-13T02:59:00Z">
        <w:r>
          <w:delText>To assess biases, we performed the following analyses:</w:delText>
        </w:r>
      </w:del>
      <w:ins w:id="117" w:author="Yousaf Khaliq" w:date="2025-02-13T02:59:00Z">
        <w:r w:rsidR="6D30BB85">
          <w:t xml:space="preserve"> To assess biases, we performed the following analyses:</w:t>
        </w:r>
      </w:ins>
    </w:p>
    <w:p w14:paraId="76019F9E" w14:textId="7BCF2F13" w:rsidR="00D81A1E" w:rsidRDefault="00D81A1E" w:rsidP="7D1218D7">
      <w:pPr>
        <w:rPr>
          <w:del w:id="118" w:author="Yousaf Khaliq" w:date="2025-02-13T02:59:00Z" w16du:dateUtc="2025-02-13T02:59:58Z"/>
        </w:rPr>
      </w:pPr>
    </w:p>
    <w:p w14:paraId="4854B5C7" w14:textId="12F32270" w:rsidR="00D81A1E" w:rsidRDefault="5B2FE694" w:rsidP="7D1218D7">
      <w:pPr>
        <w:pStyle w:val="ListParagraph"/>
        <w:numPr>
          <w:ilvl w:val="0"/>
          <w:numId w:val="9"/>
        </w:numPr>
      </w:pPr>
      <w:del w:id="119" w:author="Yousaf Khaliq" w:date="2025-02-13T03:00:00Z">
        <w:r>
          <w:delText xml:space="preserve">Boxplot Analysis – To visualize the distribution of each feature across the two classes (delinquent vs. </w:delText>
        </w:r>
        <w:r w:rsidDel="6BB2A0F3">
          <w:delText>non-delin</w:delText>
        </w:r>
      </w:del>
      <w:ins w:id="120" w:author="Yousaf Khaliq" w:date="2025-02-13T03:00:00Z">
        <w:r w:rsidR="6BB2A0F3">
          <w:t xml:space="preserve"> Boxplot Analysis – To visualize the distribution of each feature across the two classes (delinquent vs. non-delin </w:t>
        </w:r>
      </w:ins>
      <w:r w:rsidR="6BB2A0F3">
        <w:t>quent).</w:t>
      </w:r>
    </w:p>
    <w:p w14:paraId="5BB1944A" w14:textId="2DD7D9C1" w:rsidR="00D81A1E" w:rsidRDefault="00D81A1E" w:rsidP="7D1218D7">
      <w:del w:id="121" w:author="Yousaf Khaliq" w:date="2025-02-13T02:57:00Z">
        <w:r>
          <w:rPr>
            <w:noProof/>
          </w:rPr>
          <w:drawing>
            <wp:inline distT="0" distB="0" distL="0" distR="0" wp14:anchorId="37A57E21" wp14:editId="00F259EE">
              <wp:extent cx="5348020" cy="4430970"/>
              <wp:effectExtent l="0" t="0" r="0" b="0"/>
              <wp:docPr id="1761972374" name="Picture 176197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1972374"/>
                      <pic:cNvPicPr/>
                    </pic:nvPicPr>
                    <pic:blipFill>
                      <a:blip r:embed="rId10">
                        <a:extLst>
                          <a:ext uri="{28A0092B-C50C-407E-A947-70E740481C1C}">
                            <a14:useLocalDpi xmlns:a14="http://schemas.microsoft.com/office/drawing/2010/main" val="0"/>
                          </a:ext>
                        </a:extLst>
                      </a:blip>
                      <a:stretch>
                        <a:fillRect/>
                      </a:stretch>
                    </pic:blipFill>
                    <pic:spPr>
                      <a:xfrm>
                        <a:off x="0" y="0"/>
                        <a:ext cx="5348020" cy="4430970"/>
                      </a:xfrm>
                      <a:prstGeom prst="rect">
                        <a:avLst/>
                      </a:prstGeom>
                    </pic:spPr>
                  </pic:pic>
                </a:graphicData>
              </a:graphic>
            </wp:inline>
          </w:drawing>
        </w:r>
      </w:del>
    </w:p>
    <w:p w14:paraId="5239D9D9" w14:textId="7EAEA78E" w:rsidR="00D81A1E" w:rsidRDefault="5B2FE694" w:rsidP="7D1218D7">
      <w:pPr>
        <w:pStyle w:val="ListParagraph"/>
        <w:numPr>
          <w:ilvl w:val="0"/>
          <w:numId w:val="9"/>
        </w:numPr>
      </w:pPr>
      <w:del w:id="122" w:author="Yousaf Khaliq" w:date="2025-02-13T02:59:00Z">
        <w:r>
          <w:delText xml:space="preserve">Histogram &amp; KDE Analysis – To compare the density distributions of each feature between the </w:delText>
        </w:r>
        <w:r w:rsidDel="48202D2E">
          <w:delText>tw</w:delText>
        </w:r>
      </w:del>
      <w:ins w:id="123" w:author="Yousaf Khaliq" w:date="2025-02-13T02:59:00Z">
        <w:r w:rsidR="48202D2E">
          <w:t xml:space="preserve"> Histogram &amp; KDE Analysis – To compare the density distributions of each feature between the tw </w:t>
        </w:r>
      </w:ins>
      <w:r w:rsidR="48202D2E">
        <w:t>o</w:t>
      </w:r>
      <w:r>
        <w:t xml:space="preserve"> groups.</w:t>
      </w:r>
      <w:ins w:id="124" w:author="Yousaf Khaliq" w:date="2025-02-13T02:57:00Z">
        <w:r>
          <w:rPr>
            <w:noProof/>
          </w:rPr>
          <w:drawing>
            <wp:inline distT="0" distB="0" distL="0" distR="0" wp14:anchorId="43DB8F9F" wp14:editId="1ED3B0CA">
              <wp:extent cx="5348020" cy="4430970"/>
              <wp:effectExtent l="0" t="0" r="0" b="0"/>
              <wp:docPr id="742242332" name="Picture 176197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1972374"/>
                      <pic:cNvPicPr/>
                    </pic:nvPicPr>
                    <pic:blipFill>
                      <a:blip r:embed="rId10">
                        <a:extLst>
                          <a:ext uri="{28A0092B-C50C-407E-A947-70E740481C1C}">
                            <a14:useLocalDpi xmlns:a14="http://schemas.microsoft.com/office/drawing/2010/main" val="0"/>
                          </a:ext>
                        </a:extLst>
                      </a:blip>
                      <a:stretch>
                        <a:fillRect/>
                      </a:stretch>
                    </pic:blipFill>
                    <pic:spPr>
                      <a:xfrm>
                        <a:off x="0" y="0"/>
                        <a:ext cx="5348020" cy="4430970"/>
                      </a:xfrm>
                      <a:prstGeom prst="rect">
                        <a:avLst/>
                      </a:prstGeom>
                    </pic:spPr>
                  </pic:pic>
                </a:graphicData>
              </a:graphic>
            </wp:inline>
          </w:drawing>
        </w:r>
      </w:ins>
    </w:p>
    <w:p w14:paraId="2BC9CBB5" w14:textId="4CC98A78" w:rsidR="00D81A1E" w:rsidRDefault="00D81A1E" w:rsidP="7D1218D7">
      <w:r>
        <w:rPr>
          <w:noProof/>
        </w:rPr>
        <w:drawing>
          <wp:inline distT="0" distB="0" distL="0" distR="0" wp14:anchorId="79243B4E" wp14:editId="58BEBF0C">
            <wp:extent cx="5943600" cy="4924424"/>
            <wp:effectExtent l="0" t="0" r="0" b="0"/>
            <wp:docPr id="1643569596" name="Picture 1643569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569596"/>
                    <pic:cNvPicPr/>
                  </pic:nvPicPr>
                  <pic:blipFill>
                    <a:blip r:embed="rId11">
                      <a:extLst>
                        <a:ext uri="{28A0092B-C50C-407E-A947-70E740481C1C}">
                          <a14:useLocalDpi xmlns:a14="http://schemas.microsoft.com/office/drawing/2010/main" val="0"/>
                        </a:ext>
                      </a:extLst>
                    </a:blip>
                    <a:stretch>
                      <a:fillRect/>
                    </a:stretch>
                  </pic:blipFill>
                  <pic:spPr>
                    <a:xfrm>
                      <a:off x="0" y="0"/>
                      <a:ext cx="5943600" cy="4924424"/>
                    </a:xfrm>
                    <a:prstGeom prst="rect">
                      <a:avLst/>
                    </a:prstGeom>
                  </pic:spPr>
                </pic:pic>
              </a:graphicData>
            </a:graphic>
          </wp:inline>
        </w:drawing>
      </w:r>
    </w:p>
    <w:p w14:paraId="638BAD13" w14:textId="218DBAF0" w:rsidR="00D81A1E" w:rsidRDefault="5B2FE694" w:rsidP="7D1218D7">
      <w:pPr>
        <w:pStyle w:val="ListParagraph"/>
        <w:numPr>
          <w:ilvl w:val="0"/>
          <w:numId w:val="9"/>
        </w:numPr>
      </w:pPr>
      <w:del w:id="125" w:author="Yousaf Khaliq" w:date="2025-02-13T02:59:00Z">
        <w:r w:rsidDel="48202D2E">
          <w:delText>Kolmogorov-Smirnov (KS) Test – A statistical test to quantify differences in distribution between the two</w:delText>
        </w:r>
      </w:del>
      <w:ins w:id="126" w:author="Yousaf Khaliq" w:date="2025-02-13T02:59:00Z">
        <w:r w:rsidR="48202D2E">
          <w:t xml:space="preserve"> </w:t>
        </w:r>
        <w:r>
          <w:t>Kolmogorov-Smirnov (KS) Test – A statistical test to quantify differences in distribution between the two</w:t>
        </w:r>
      </w:ins>
      <w:r>
        <w:t xml:space="preserve"> groups.</w:t>
      </w:r>
    </w:p>
    <w:tbl>
      <w:tblPr>
        <w:tblStyle w:val="TableGrid"/>
        <w:tblW w:w="0" w:type="auto"/>
        <w:tblLayout w:type="fixed"/>
        <w:tblLook w:val="06A0" w:firstRow="1" w:lastRow="0" w:firstColumn="1" w:lastColumn="0" w:noHBand="1" w:noVBand="1"/>
      </w:tblPr>
      <w:tblGrid>
        <w:gridCol w:w="3630"/>
        <w:gridCol w:w="2610"/>
        <w:gridCol w:w="3120"/>
      </w:tblGrid>
      <w:tr w:rsidR="5B2FE694" w14:paraId="5EE11EA1" w14:textId="77777777" w:rsidTr="3E48DE67">
        <w:trPr>
          <w:trHeight w:val="300"/>
        </w:trPr>
        <w:tc>
          <w:tcPr>
            <w:tcW w:w="3630" w:type="dxa"/>
          </w:tcPr>
          <w:p w14:paraId="5D39EFDE" w14:textId="665A60AB" w:rsidR="5B2FE694" w:rsidRDefault="5B2FE694" w:rsidP="3E48DE67">
            <w:pPr>
              <w:jc w:val="right"/>
            </w:pPr>
          </w:p>
        </w:tc>
        <w:tc>
          <w:tcPr>
            <w:tcW w:w="2610" w:type="dxa"/>
          </w:tcPr>
          <w:p w14:paraId="0383FFB5" w14:textId="0AFF1A6C" w:rsidR="5B2FE694" w:rsidRDefault="5B2FE694" w:rsidP="5B2FE694">
            <w:pPr>
              <w:jc w:val="right"/>
              <w:rPr>
                <w:rFonts w:ascii="system-ui" w:eastAsia="system-ui" w:hAnsi="system-ui" w:cs="system-ui"/>
                <w:b/>
                <w:bCs/>
              </w:rPr>
            </w:pPr>
            <w:r w:rsidRPr="5B2FE694">
              <w:rPr>
                <w:rFonts w:ascii="system-ui" w:eastAsia="system-ui" w:hAnsi="system-ui" w:cs="system-ui"/>
                <w:b/>
                <w:bCs/>
              </w:rPr>
              <w:t>KS Statistic</w:t>
            </w:r>
          </w:p>
        </w:tc>
        <w:tc>
          <w:tcPr>
            <w:tcW w:w="3120" w:type="dxa"/>
          </w:tcPr>
          <w:p w14:paraId="45775633" w14:textId="326B884B" w:rsidR="5B2FE694" w:rsidRDefault="5B2FE694" w:rsidP="5B2FE694">
            <w:pPr>
              <w:jc w:val="right"/>
              <w:rPr>
                <w:rFonts w:ascii="system-ui" w:eastAsia="system-ui" w:hAnsi="system-ui" w:cs="system-ui"/>
                <w:b/>
                <w:bCs/>
              </w:rPr>
            </w:pPr>
            <w:r w:rsidRPr="5B2FE694">
              <w:rPr>
                <w:rFonts w:ascii="system-ui" w:eastAsia="system-ui" w:hAnsi="system-ui" w:cs="system-ui"/>
                <w:b/>
                <w:bCs/>
              </w:rPr>
              <w:t>P-value</w:t>
            </w:r>
          </w:p>
        </w:tc>
      </w:tr>
      <w:tr w:rsidR="5B2FE694" w14:paraId="521DFD29" w14:textId="77777777" w:rsidTr="3E48DE67">
        <w:trPr>
          <w:trHeight w:val="300"/>
        </w:trPr>
        <w:tc>
          <w:tcPr>
            <w:tcW w:w="3630" w:type="dxa"/>
          </w:tcPr>
          <w:p w14:paraId="7E6F3153" w14:textId="69D90F51" w:rsidR="5B2FE694" w:rsidRDefault="5B2FE694" w:rsidP="3E48DE67">
            <w:pPr>
              <w:jc w:val="right"/>
              <w:rPr>
                <w:rFonts w:ascii="system-ui" w:eastAsia="system-ui" w:hAnsi="system-ui" w:cs="system-ui"/>
                <w:b/>
                <w:bCs/>
              </w:rPr>
            </w:pPr>
            <w:r w:rsidRPr="5B2FE694">
              <w:rPr>
                <w:rFonts w:ascii="system-ui" w:eastAsia="system-ui" w:hAnsi="system-ui" w:cs="system-ui"/>
                <w:b/>
                <w:bCs/>
              </w:rPr>
              <w:t>NumberOfTimes90DaysLate</w:t>
            </w:r>
          </w:p>
        </w:tc>
        <w:tc>
          <w:tcPr>
            <w:tcW w:w="2610" w:type="dxa"/>
          </w:tcPr>
          <w:p w14:paraId="521E8D25" w14:textId="28A0445E" w:rsidR="5B2FE694" w:rsidRDefault="5B2FE694" w:rsidP="3E48DE67">
            <w:pPr>
              <w:jc w:val="right"/>
              <w:rPr>
                <w:rFonts w:ascii="system-ui" w:eastAsia="system-ui" w:hAnsi="system-ui" w:cs="system-ui"/>
              </w:rPr>
            </w:pPr>
            <w:r w:rsidRPr="5B2FE694">
              <w:rPr>
                <w:rFonts w:ascii="system-ui" w:eastAsia="system-ui" w:hAnsi="system-ui" w:cs="system-ui"/>
              </w:rPr>
              <w:t>0.311536</w:t>
            </w:r>
          </w:p>
        </w:tc>
        <w:tc>
          <w:tcPr>
            <w:tcW w:w="3120" w:type="dxa"/>
          </w:tcPr>
          <w:p w14:paraId="5461C802" w14:textId="0049B6CF" w:rsidR="5B2FE694" w:rsidRDefault="5B2FE694" w:rsidP="3E48DE67">
            <w:pPr>
              <w:jc w:val="right"/>
              <w:rPr>
                <w:rFonts w:ascii="system-ui" w:eastAsia="system-ui" w:hAnsi="system-ui" w:cs="system-ui"/>
              </w:rPr>
            </w:pPr>
            <w:r w:rsidRPr="5B2FE694">
              <w:rPr>
                <w:rFonts w:ascii="system-ui" w:eastAsia="system-ui" w:hAnsi="system-ui" w:cs="system-ui"/>
              </w:rPr>
              <w:t>0.000000e+00</w:t>
            </w:r>
          </w:p>
        </w:tc>
      </w:tr>
      <w:tr w:rsidR="5B2FE694" w14:paraId="7C81FEE1" w14:textId="77777777" w:rsidTr="3E48DE67">
        <w:trPr>
          <w:trHeight w:val="300"/>
        </w:trPr>
        <w:tc>
          <w:tcPr>
            <w:tcW w:w="3630" w:type="dxa"/>
          </w:tcPr>
          <w:p w14:paraId="18BB6105" w14:textId="58BDEE61" w:rsidR="5B2FE694" w:rsidRDefault="5B2FE694" w:rsidP="3E48DE67">
            <w:pPr>
              <w:jc w:val="right"/>
              <w:rPr>
                <w:rFonts w:ascii="system-ui" w:eastAsia="system-ui" w:hAnsi="system-ui" w:cs="system-ui"/>
                <w:b/>
                <w:bCs/>
              </w:rPr>
            </w:pPr>
            <w:r w:rsidRPr="5B2FE694">
              <w:rPr>
                <w:rFonts w:ascii="system-ui" w:eastAsia="system-ui" w:hAnsi="system-ui" w:cs="system-ui"/>
                <w:b/>
                <w:bCs/>
              </w:rPr>
              <w:t>NumberRealEstateLoansOrLines</w:t>
            </w:r>
          </w:p>
        </w:tc>
        <w:tc>
          <w:tcPr>
            <w:tcW w:w="2610" w:type="dxa"/>
          </w:tcPr>
          <w:p w14:paraId="222C5B28" w14:textId="4D685F89" w:rsidR="5B2FE694" w:rsidRDefault="5B2FE694" w:rsidP="3E48DE67">
            <w:pPr>
              <w:jc w:val="right"/>
              <w:rPr>
                <w:rFonts w:ascii="system-ui" w:eastAsia="system-ui" w:hAnsi="system-ui" w:cs="system-ui"/>
              </w:rPr>
            </w:pPr>
            <w:r w:rsidRPr="5B2FE694">
              <w:rPr>
                <w:rFonts w:ascii="system-ui" w:eastAsia="system-ui" w:hAnsi="system-ui" w:cs="system-ui"/>
              </w:rPr>
              <w:t>0.097949</w:t>
            </w:r>
          </w:p>
        </w:tc>
        <w:tc>
          <w:tcPr>
            <w:tcW w:w="3120" w:type="dxa"/>
          </w:tcPr>
          <w:p w14:paraId="7B02ABA5" w14:textId="7EC59DE8" w:rsidR="5B2FE694" w:rsidRDefault="5B2FE694" w:rsidP="3E48DE67">
            <w:pPr>
              <w:jc w:val="right"/>
              <w:rPr>
                <w:rFonts w:ascii="system-ui" w:eastAsia="system-ui" w:hAnsi="system-ui" w:cs="system-ui"/>
              </w:rPr>
            </w:pPr>
            <w:r w:rsidRPr="5B2FE694">
              <w:rPr>
                <w:rFonts w:ascii="system-ui" w:eastAsia="system-ui" w:hAnsi="system-ui" w:cs="system-ui"/>
              </w:rPr>
              <w:t>1.386928e-78</w:t>
            </w:r>
          </w:p>
        </w:tc>
      </w:tr>
      <w:tr w:rsidR="5B2FE694" w14:paraId="4ABAB3C8" w14:textId="77777777" w:rsidTr="3E48DE67">
        <w:trPr>
          <w:trHeight w:val="300"/>
        </w:trPr>
        <w:tc>
          <w:tcPr>
            <w:tcW w:w="3630" w:type="dxa"/>
          </w:tcPr>
          <w:p w14:paraId="292664FD" w14:textId="66B0273E" w:rsidR="5B2FE694" w:rsidRDefault="5B2FE694" w:rsidP="3E48DE67">
            <w:pPr>
              <w:jc w:val="right"/>
              <w:rPr>
                <w:rFonts w:ascii="system-ui" w:eastAsia="system-ui" w:hAnsi="system-ui" w:cs="system-ui"/>
                <w:b/>
                <w:bCs/>
              </w:rPr>
            </w:pPr>
            <w:r w:rsidRPr="5B2FE694">
              <w:rPr>
                <w:rFonts w:ascii="system-ui" w:eastAsia="system-ui" w:hAnsi="system-ui" w:cs="system-ui"/>
                <w:b/>
                <w:bCs/>
              </w:rPr>
              <w:t>NumberOfTime60-89DaysPastDueNotWorse</w:t>
            </w:r>
          </w:p>
        </w:tc>
        <w:tc>
          <w:tcPr>
            <w:tcW w:w="2610" w:type="dxa"/>
          </w:tcPr>
          <w:p w14:paraId="3383E15F" w14:textId="0F3EBB47" w:rsidR="5B2FE694" w:rsidRDefault="5B2FE694" w:rsidP="3E48DE67">
            <w:pPr>
              <w:jc w:val="right"/>
              <w:rPr>
                <w:rFonts w:ascii="system-ui" w:eastAsia="system-ui" w:hAnsi="system-ui" w:cs="system-ui"/>
              </w:rPr>
            </w:pPr>
            <w:r w:rsidRPr="5B2FE694">
              <w:rPr>
                <w:rFonts w:ascii="system-ui" w:eastAsia="system-ui" w:hAnsi="system-ui" w:cs="system-ui"/>
              </w:rPr>
              <w:t>0.241747</w:t>
            </w:r>
          </w:p>
        </w:tc>
        <w:tc>
          <w:tcPr>
            <w:tcW w:w="3120" w:type="dxa"/>
          </w:tcPr>
          <w:p w14:paraId="655B20D5" w14:textId="1473F377" w:rsidR="5B2FE694" w:rsidRDefault="5B2FE694" w:rsidP="3E48DE67">
            <w:pPr>
              <w:jc w:val="right"/>
              <w:rPr>
                <w:rFonts w:ascii="system-ui" w:eastAsia="system-ui" w:hAnsi="system-ui" w:cs="system-ui"/>
              </w:rPr>
            </w:pPr>
            <w:r w:rsidRPr="5B2FE694">
              <w:rPr>
                <w:rFonts w:ascii="system-ui" w:eastAsia="system-ui" w:hAnsi="system-ui" w:cs="system-ui"/>
              </w:rPr>
              <w:t>0.000000e+00</w:t>
            </w:r>
          </w:p>
        </w:tc>
      </w:tr>
      <w:tr w:rsidR="5B2FE694" w14:paraId="4672B5E1" w14:textId="77777777" w:rsidTr="3E48DE67">
        <w:trPr>
          <w:trHeight w:val="300"/>
        </w:trPr>
        <w:tc>
          <w:tcPr>
            <w:tcW w:w="3630" w:type="dxa"/>
          </w:tcPr>
          <w:p w14:paraId="144F73DF" w14:textId="7C7DA028" w:rsidR="5B2FE694" w:rsidRDefault="5B2FE694" w:rsidP="5DCA80C6">
            <w:pPr>
              <w:jc w:val="right"/>
              <w:rPr>
                <w:rFonts w:ascii="system-ui" w:eastAsia="system-ui" w:hAnsi="system-ui" w:cs="system-ui"/>
                <w:b/>
                <w:bCs/>
              </w:rPr>
            </w:pPr>
            <w:r w:rsidRPr="5B2FE694">
              <w:rPr>
                <w:rFonts w:ascii="system-ui" w:eastAsia="system-ui" w:hAnsi="system-ui" w:cs="system-ui"/>
                <w:b/>
                <w:bCs/>
              </w:rPr>
              <w:t>NumberOfDependents</w:t>
            </w:r>
          </w:p>
        </w:tc>
        <w:tc>
          <w:tcPr>
            <w:tcW w:w="2610" w:type="dxa"/>
          </w:tcPr>
          <w:p w14:paraId="6EE57763" w14:textId="79C10067" w:rsidR="5B2FE694" w:rsidRDefault="5B2FE694" w:rsidP="5DCA80C6">
            <w:pPr>
              <w:jc w:val="right"/>
              <w:rPr>
                <w:rFonts w:ascii="system-ui" w:eastAsia="system-ui" w:hAnsi="system-ui" w:cs="system-ui"/>
              </w:rPr>
            </w:pPr>
            <w:r w:rsidRPr="5B2FE694">
              <w:rPr>
                <w:rFonts w:ascii="system-ui" w:eastAsia="system-ui" w:hAnsi="system-ui" w:cs="system-ui"/>
              </w:rPr>
              <w:t>0.081418</w:t>
            </w:r>
          </w:p>
        </w:tc>
        <w:tc>
          <w:tcPr>
            <w:tcW w:w="3120" w:type="dxa"/>
          </w:tcPr>
          <w:p w14:paraId="11BC18CB" w14:textId="4D2A5D93" w:rsidR="5B2FE694" w:rsidRDefault="5B2FE694" w:rsidP="5DCA80C6">
            <w:pPr>
              <w:jc w:val="right"/>
              <w:rPr>
                <w:rFonts w:ascii="system-ui" w:eastAsia="system-ui" w:hAnsi="system-ui" w:cs="system-ui"/>
              </w:rPr>
            </w:pPr>
            <w:r w:rsidRPr="5B2FE694">
              <w:rPr>
                <w:rFonts w:ascii="system-ui" w:eastAsia="system-ui" w:hAnsi="system-ui" w:cs="system-ui"/>
              </w:rPr>
              <w:t>2.136677e-54</w:t>
            </w:r>
          </w:p>
        </w:tc>
      </w:tr>
    </w:tbl>
    <w:p w14:paraId="7E8ADDA9" w14:textId="5408BA5E" w:rsidR="5B2FE694" w:rsidRDefault="5B2FE694" w:rsidP="5B2FE694">
      <w:pPr>
        <w:rPr>
          <w:b/>
          <w:bCs/>
        </w:rPr>
      </w:pPr>
    </w:p>
    <w:p w14:paraId="30643C5B" w14:textId="4243C05F" w:rsidR="5B2FE694" w:rsidRDefault="5B2FE694" w:rsidP="5B2FE694">
      <w:pPr>
        <w:rPr>
          <w:b/>
          <w:bCs/>
        </w:rPr>
      </w:pPr>
    </w:p>
    <w:p w14:paraId="6D65782E" w14:textId="72E2AEBA" w:rsidR="5B2FE694" w:rsidRDefault="5B2FE694" w:rsidP="5B2FE694">
      <w:pPr>
        <w:rPr>
          <w:b/>
          <w:bCs/>
        </w:rPr>
      </w:pPr>
    </w:p>
    <w:p w14:paraId="60391D40" w14:textId="13277121" w:rsidR="00D81A1E" w:rsidRDefault="5B2FE694" w:rsidP="7D1218D7">
      <w:pPr>
        <w:rPr>
          <w:del w:id="127" w:author="Yousaf Khaliq" w:date="2025-02-13T02:57:00Z" w16du:dateUtc="2025-02-13T02:57:53Z"/>
          <w:b/>
          <w:bCs/>
        </w:rPr>
      </w:pPr>
      <w:del w:id="128" w:author="Yousaf Khaliq" w:date="2025-02-13T02:57:00Z">
        <w:r w:rsidRPr="5DCA80C6">
          <w:rPr>
            <w:b/>
          </w:rPr>
          <w:delText>Findings</w:delText>
        </w:r>
      </w:del>
    </w:p>
    <w:p w14:paraId="4E708BB0" w14:textId="0DE5D6A2" w:rsidR="00D81A1E" w:rsidRDefault="7D1218D7" w:rsidP="7D1218D7">
      <w:pPr>
        <w:rPr>
          <w:del w:id="129" w:author="Yousaf Khaliq" w:date="2025-02-13T02:57:00Z" w16du:dateUtc="2025-02-13T02:57:53Z"/>
        </w:rPr>
      </w:pPr>
      <w:del w:id="130" w:author="Yousaf Khaliq" w:date="2025-02-13T02:57:00Z">
        <w:r>
          <w:delText>Feature Distributions:</w:delText>
        </w:r>
      </w:del>
    </w:p>
    <w:p w14:paraId="5ADBCC24" w14:textId="19BD6BB7" w:rsidR="00D81A1E" w:rsidRDefault="7D1218D7" w:rsidP="7D1218D7">
      <w:pPr>
        <w:pStyle w:val="ListParagraph"/>
        <w:numPr>
          <w:ilvl w:val="0"/>
          <w:numId w:val="7"/>
        </w:numPr>
        <w:rPr>
          <w:del w:id="131" w:author="Yousaf Khaliq" w:date="2025-02-13T02:57:00Z" w16du:dateUtc="2025-02-13T02:57:53Z"/>
        </w:rPr>
      </w:pPr>
      <w:del w:id="132" w:author="Yousaf Khaliq" w:date="2025-02-13T02:57:00Z">
        <w:r>
          <w:delText>The histograms revealed that the distributions of several features differ significantly between delinquent and non-delinquent individuals.</w:delText>
        </w:r>
      </w:del>
    </w:p>
    <w:p w14:paraId="378AC3F0" w14:textId="5AB4D95F" w:rsidR="00D81A1E" w:rsidRDefault="7D1218D7" w:rsidP="7D1218D7">
      <w:pPr>
        <w:pStyle w:val="ListParagraph"/>
        <w:numPr>
          <w:ilvl w:val="0"/>
          <w:numId w:val="7"/>
        </w:numPr>
        <w:rPr>
          <w:del w:id="133" w:author="Yousaf Khaliq" w:date="2025-02-13T02:57:00Z" w16du:dateUtc="2025-02-13T02:57:53Z"/>
        </w:rPr>
      </w:pPr>
      <w:del w:id="134" w:author="Yousaf Khaliq" w:date="2025-02-13T02:57:00Z">
        <w:r>
          <w:delText>Features related to past-due payments (NumberOfTimes90DaysLate and NumberOfTime60-89DaysPastDueNotWorse) showed stark differences, with delinquent individuals displaying much higher counts.</w:delText>
        </w:r>
      </w:del>
    </w:p>
    <w:p w14:paraId="31B91101" w14:textId="34B12305" w:rsidR="00D81A1E" w:rsidRDefault="7D1218D7" w:rsidP="7D1218D7">
      <w:pPr>
        <w:rPr>
          <w:del w:id="135" w:author="Yousaf Khaliq" w:date="2025-02-13T02:57:00Z" w16du:dateUtc="2025-02-13T02:57:53Z"/>
        </w:rPr>
      </w:pPr>
      <w:del w:id="136" w:author="Yousaf Khaliq" w:date="2025-02-13T02:57:00Z">
        <w:r>
          <w:delText>Kolmogorov-Smirnov Test Results:</w:delText>
        </w:r>
      </w:del>
    </w:p>
    <w:p w14:paraId="6C4B188F" w14:textId="7D2B8F69" w:rsidR="00D81A1E" w:rsidRDefault="7D1218D7" w:rsidP="7D1218D7">
      <w:pPr>
        <w:pStyle w:val="ListParagraph"/>
        <w:numPr>
          <w:ilvl w:val="0"/>
          <w:numId w:val="6"/>
        </w:numPr>
        <w:rPr>
          <w:del w:id="137" w:author="Yousaf Khaliq" w:date="2025-02-13T02:57:00Z" w16du:dateUtc="2025-02-13T02:57:53Z"/>
        </w:rPr>
      </w:pPr>
      <w:del w:id="138" w:author="Yousaf Khaliq" w:date="2025-02-13T02:57:00Z">
        <w:r>
          <w:delText>The KS statistic quantifies the maximum difference between the cumulative distributions of the two groups.</w:delText>
        </w:r>
      </w:del>
    </w:p>
    <w:p w14:paraId="3B0C535A" w14:textId="4D4DABAE" w:rsidR="00D81A1E" w:rsidRDefault="7D1218D7" w:rsidP="7D1218D7">
      <w:pPr>
        <w:pStyle w:val="ListParagraph"/>
        <w:numPr>
          <w:ilvl w:val="0"/>
          <w:numId w:val="6"/>
        </w:numPr>
        <w:rPr>
          <w:del w:id="139" w:author="Yousaf Khaliq" w:date="2025-02-13T02:57:00Z" w16du:dateUtc="2025-02-13T02:57:53Z"/>
        </w:rPr>
      </w:pPr>
      <w:del w:id="140" w:author="Yousaf Khaliq" w:date="2025-02-13T02:57:00Z">
        <w:r>
          <w:delText>NumberOfTimes90DaysLate had the highest KS statistic (0.3115, p-value ≈ 0), indicating strong divergence in distribution.</w:delText>
        </w:r>
      </w:del>
    </w:p>
    <w:p w14:paraId="1C2BCA62" w14:textId="7D551CED" w:rsidR="00D81A1E" w:rsidRDefault="7D1218D7" w:rsidP="7D1218D7">
      <w:pPr>
        <w:pStyle w:val="ListParagraph"/>
        <w:numPr>
          <w:ilvl w:val="0"/>
          <w:numId w:val="6"/>
        </w:numPr>
        <w:rPr>
          <w:del w:id="141" w:author="Yousaf Khaliq" w:date="2025-02-13T02:57:00Z" w16du:dateUtc="2025-02-13T02:57:53Z"/>
        </w:rPr>
      </w:pPr>
      <w:del w:id="142" w:author="Yousaf Khaliq" w:date="2025-02-13T02:57:00Z">
        <w:r>
          <w:delText>NumberOfTime60-89DaysPastDueNotWorse also had a high KS statistic (0.2417, p-value ≈ 0), confirming significant bias.</w:delText>
        </w:r>
      </w:del>
    </w:p>
    <w:p w14:paraId="4A213F8A" w14:textId="5BB5E417" w:rsidR="00D81A1E" w:rsidRDefault="7D1218D7" w:rsidP="7D1218D7">
      <w:pPr>
        <w:pStyle w:val="ListParagraph"/>
        <w:numPr>
          <w:ilvl w:val="0"/>
          <w:numId w:val="6"/>
        </w:numPr>
        <w:rPr>
          <w:del w:id="143" w:author="Yousaf Khaliq" w:date="2025-02-13T02:57:00Z" w16du:dateUtc="2025-02-13T02:57:53Z"/>
        </w:rPr>
      </w:pPr>
      <w:del w:id="144" w:author="Yousaf Khaliq" w:date="2025-02-13T02:57:00Z">
        <w:r>
          <w:delText>NumberRealEstateLoansOrLines (KS = 0.0979) and NumberOfDependents (KS = 0.0814) showed smaller but still significant differences (p-values extremely low).</w:delText>
        </w:r>
      </w:del>
    </w:p>
    <w:p w14:paraId="1D2CA31B" w14:textId="72D2015D" w:rsidR="00D81A1E" w:rsidRDefault="7D1218D7" w:rsidP="7D1218D7">
      <w:pPr>
        <w:rPr>
          <w:del w:id="145" w:author="Yousaf Khaliq" w:date="2025-02-13T02:57:00Z" w16du:dateUtc="2025-02-13T02:57:53Z"/>
          <w:b/>
          <w:bCs/>
        </w:rPr>
      </w:pPr>
      <w:del w:id="146" w:author="Yousaf Khaliq" w:date="2025-02-13T02:57:00Z">
        <w:r w:rsidRPr="5DCA80C6">
          <w:rPr>
            <w:b/>
          </w:rPr>
          <w:delText>Conclusion &amp; Implications</w:delText>
        </w:r>
      </w:del>
    </w:p>
    <w:p w14:paraId="5A39D7E8" w14:textId="66D32465" w:rsidR="00D81A1E" w:rsidRDefault="7D1218D7" w:rsidP="7D1218D7">
      <w:pPr>
        <w:pStyle w:val="ListParagraph"/>
        <w:numPr>
          <w:ilvl w:val="0"/>
          <w:numId w:val="5"/>
        </w:numPr>
        <w:rPr>
          <w:del w:id="147" w:author="Yousaf Khaliq" w:date="2025-02-13T02:57:00Z" w16du:dateUtc="2025-02-13T02:57:53Z"/>
        </w:rPr>
      </w:pPr>
      <w:del w:id="148" w:author="Yousaf Khaliq" w:date="2025-02-13T02:57:00Z">
        <w:r>
          <w:delText>The analysis reveals that past-due payment features are heavily correlated with delinquency status, suggesting that they strongly influence the model’s ability to classify individuals.</w:delText>
        </w:r>
      </w:del>
    </w:p>
    <w:p w14:paraId="3EDF7DA3" w14:textId="0E3C05E7" w:rsidR="00D81A1E" w:rsidRDefault="7D1218D7" w:rsidP="7D1218D7">
      <w:pPr>
        <w:pStyle w:val="ListParagraph"/>
        <w:numPr>
          <w:ilvl w:val="0"/>
          <w:numId w:val="5"/>
        </w:numPr>
        <w:rPr>
          <w:del w:id="149" w:author="Yousaf Khaliq" w:date="2025-02-13T02:57:00Z" w16du:dateUtc="2025-02-13T02:57:53Z"/>
        </w:rPr>
      </w:pPr>
      <w:del w:id="150" w:author="Yousaf Khaliq" w:date="2025-02-13T02:57:00Z">
        <w:r>
          <w:delText>While NumberRealEstateLoansOrLines and NumberOfDependents show statistical differences, their effect is less pronounced.</w:delText>
        </w:r>
      </w:del>
    </w:p>
    <w:p w14:paraId="51AB48BF" w14:textId="6C4B6B25" w:rsidR="00D81A1E" w:rsidRDefault="7D1218D7" w:rsidP="7D1218D7">
      <w:pPr>
        <w:pStyle w:val="ListParagraph"/>
        <w:numPr>
          <w:ilvl w:val="0"/>
          <w:numId w:val="5"/>
        </w:numPr>
        <w:rPr>
          <w:del w:id="151" w:author="Yousaf Khaliq" w:date="2025-02-13T02:57:00Z" w16du:dateUtc="2025-02-13T02:57:53Z"/>
        </w:rPr>
      </w:pPr>
      <w:del w:id="152" w:author="Yousaf Khaliq" w:date="2025-02-13T02:57:00Z">
        <w:r>
          <w:delText>These biases may lead to disparate impacts on individuals with specific credit histories, which should be considered in model development and fairness assessments.</w:delText>
        </w:r>
      </w:del>
    </w:p>
    <w:p w14:paraId="35DD6DAE" w14:textId="41553D66" w:rsidR="00D81A1E" w:rsidRDefault="7D1218D7" w:rsidP="4E269FF9">
      <w:pPr>
        <w:rPr>
          <w:ins w:id="153" w:author="Yousaf Khaliq" w:date="2025-02-13T02:57:00Z" w16du:dateUtc="2025-02-13T02:57:54Z"/>
          <w:b/>
          <w:bCs/>
        </w:rPr>
      </w:pPr>
      <w:del w:id="154" w:author="Yousaf Khaliq" w:date="2025-02-13T02:57:00Z">
        <w:r w:rsidRPr="5DCA80C6">
          <w:rPr>
            <w:b/>
            <w:sz w:val="24"/>
            <w:szCs w:val="24"/>
          </w:rPr>
          <w:delText>Impact of Reweighting Biased Features in Predictive Modeling</w:delText>
        </w:r>
      </w:del>
      <w:ins w:id="155" w:author="Yousaf Khaliq" w:date="2025-02-13T02:57:00Z">
        <w:r w:rsidR="4E269FF9" w:rsidRPr="4E269FF9">
          <w:rPr>
            <w:b/>
            <w:bCs/>
          </w:rPr>
          <w:t xml:space="preserve"> Findings</w:t>
        </w:r>
      </w:ins>
    </w:p>
    <w:p w14:paraId="2A5A0687" w14:textId="0DE5D6A2" w:rsidR="00D81A1E" w:rsidRDefault="4E269FF9" w:rsidP="7D1218D7">
      <w:pPr>
        <w:rPr>
          <w:ins w:id="156" w:author="Yousaf Khaliq" w:date="2025-02-13T02:57:00Z" w16du:dateUtc="2025-02-13T02:57:54Z"/>
        </w:rPr>
      </w:pPr>
      <w:ins w:id="157" w:author="Yousaf Khaliq" w:date="2025-02-13T02:57:00Z">
        <w:r>
          <w:t>Feature Distributions:</w:t>
        </w:r>
      </w:ins>
    </w:p>
    <w:p w14:paraId="353065EC" w14:textId="19BD6BB7" w:rsidR="00D81A1E" w:rsidRDefault="4E269FF9" w:rsidP="4E269FF9">
      <w:pPr>
        <w:pStyle w:val="ListParagraph"/>
        <w:numPr>
          <w:ilvl w:val="0"/>
          <w:numId w:val="7"/>
        </w:numPr>
        <w:rPr>
          <w:ins w:id="158" w:author="Yousaf Khaliq" w:date="2025-02-13T02:57:00Z" w16du:dateUtc="2025-02-13T02:57:54Z"/>
        </w:rPr>
      </w:pPr>
      <w:ins w:id="159" w:author="Yousaf Khaliq" w:date="2025-02-13T02:57:00Z">
        <w:r>
          <w:t>The histograms revealed that the distributions of several features differ significantly between delinquent and non-delinquent individuals.</w:t>
        </w:r>
      </w:ins>
    </w:p>
    <w:p w14:paraId="78599C98" w14:textId="5AB4D95F" w:rsidR="00D81A1E" w:rsidRDefault="4E269FF9" w:rsidP="4E269FF9">
      <w:pPr>
        <w:pStyle w:val="ListParagraph"/>
        <w:numPr>
          <w:ilvl w:val="0"/>
          <w:numId w:val="7"/>
        </w:numPr>
        <w:rPr>
          <w:ins w:id="160" w:author="Yousaf Khaliq" w:date="2025-02-13T02:57:00Z" w16du:dateUtc="2025-02-13T02:57:54Z"/>
        </w:rPr>
      </w:pPr>
      <w:ins w:id="161" w:author="Yousaf Khaliq" w:date="2025-02-13T02:57:00Z">
        <w:r>
          <w:t>Features related to past-due payments (NumberOfTimes90DaysLate and NumberOfTime60-89DaysPastDueNotWorse) showed stark differences, with delinquent individuals displaying much higher counts.</w:t>
        </w:r>
      </w:ins>
    </w:p>
    <w:p w14:paraId="7A4C5F67" w14:textId="34B12305" w:rsidR="00D81A1E" w:rsidRDefault="4E269FF9" w:rsidP="7D1218D7">
      <w:pPr>
        <w:rPr>
          <w:ins w:id="162" w:author="Yousaf Khaliq" w:date="2025-02-13T02:57:00Z" w16du:dateUtc="2025-02-13T02:57:54Z"/>
        </w:rPr>
      </w:pPr>
      <w:ins w:id="163" w:author="Yousaf Khaliq" w:date="2025-02-13T02:57:00Z">
        <w:r>
          <w:t>Kolmogorov-Smirnov Test Results:</w:t>
        </w:r>
      </w:ins>
    </w:p>
    <w:p w14:paraId="52887CCA" w14:textId="7D2B8F69" w:rsidR="00D81A1E" w:rsidRDefault="4E269FF9" w:rsidP="4E269FF9">
      <w:pPr>
        <w:pStyle w:val="ListParagraph"/>
        <w:numPr>
          <w:ilvl w:val="0"/>
          <w:numId w:val="6"/>
        </w:numPr>
        <w:rPr>
          <w:ins w:id="164" w:author="Yousaf Khaliq" w:date="2025-02-13T02:57:00Z" w16du:dateUtc="2025-02-13T02:57:54Z"/>
        </w:rPr>
      </w:pPr>
      <w:ins w:id="165" w:author="Yousaf Khaliq" w:date="2025-02-13T02:57:00Z">
        <w:r>
          <w:t>The KS statistic quantifies the maximum difference between the cumulative distributions of the two groups.</w:t>
        </w:r>
      </w:ins>
    </w:p>
    <w:p w14:paraId="300EA86A" w14:textId="4D4DABAE" w:rsidR="00D81A1E" w:rsidRDefault="4E269FF9" w:rsidP="4E269FF9">
      <w:pPr>
        <w:pStyle w:val="ListParagraph"/>
        <w:numPr>
          <w:ilvl w:val="0"/>
          <w:numId w:val="6"/>
        </w:numPr>
        <w:rPr>
          <w:ins w:id="166" w:author="Yousaf Khaliq" w:date="2025-02-13T02:57:00Z" w16du:dateUtc="2025-02-13T02:57:54Z"/>
        </w:rPr>
      </w:pPr>
      <w:ins w:id="167" w:author="Yousaf Khaliq" w:date="2025-02-13T02:57:00Z">
        <w:r>
          <w:t>NumberOfTimes90DaysLate had the highest KS statistic (0.3115, p-value ≈ 0), indicating strong divergence in distribution.</w:t>
        </w:r>
      </w:ins>
    </w:p>
    <w:p w14:paraId="1EB938D6" w14:textId="7D551CED" w:rsidR="00D81A1E" w:rsidRDefault="4E269FF9" w:rsidP="4E269FF9">
      <w:pPr>
        <w:pStyle w:val="ListParagraph"/>
        <w:numPr>
          <w:ilvl w:val="0"/>
          <w:numId w:val="6"/>
        </w:numPr>
        <w:rPr>
          <w:ins w:id="168" w:author="Yousaf Khaliq" w:date="2025-02-13T02:57:00Z" w16du:dateUtc="2025-02-13T02:57:54Z"/>
        </w:rPr>
      </w:pPr>
      <w:ins w:id="169" w:author="Yousaf Khaliq" w:date="2025-02-13T02:57:00Z">
        <w:r>
          <w:t>NumberOfTime60-89DaysPastDueNotWorse also had a high KS statistic (0.2417, p-value ≈ 0), confirming significant bias.</w:t>
        </w:r>
      </w:ins>
    </w:p>
    <w:p w14:paraId="271142AD" w14:textId="5BB5E417" w:rsidR="00D81A1E" w:rsidRDefault="4E269FF9" w:rsidP="4E269FF9">
      <w:pPr>
        <w:pStyle w:val="ListParagraph"/>
        <w:numPr>
          <w:ilvl w:val="0"/>
          <w:numId w:val="6"/>
        </w:numPr>
        <w:rPr>
          <w:ins w:id="170" w:author="Yousaf Khaliq" w:date="2025-02-13T02:57:00Z" w16du:dateUtc="2025-02-13T02:57:54Z"/>
        </w:rPr>
      </w:pPr>
      <w:ins w:id="171" w:author="Yousaf Khaliq" w:date="2025-02-13T02:57:00Z">
        <w:r>
          <w:t>NumberRealEstateLoansOrLines (KS = 0.0979) and NumberOfDependents (KS = 0.0814) showed smaller but still significant differences (p-values extremely low).</w:t>
        </w:r>
      </w:ins>
    </w:p>
    <w:p w14:paraId="05D174BF" w14:textId="72D2015D" w:rsidR="00D81A1E" w:rsidRDefault="4E269FF9" w:rsidP="4E269FF9">
      <w:pPr>
        <w:rPr>
          <w:ins w:id="172" w:author="Yousaf Khaliq" w:date="2025-02-13T02:57:00Z" w16du:dateUtc="2025-02-13T02:57:54Z"/>
          <w:b/>
          <w:bCs/>
        </w:rPr>
      </w:pPr>
      <w:ins w:id="173" w:author="Yousaf Khaliq" w:date="2025-02-13T02:57:00Z">
        <w:r w:rsidRPr="4E269FF9">
          <w:rPr>
            <w:b/>
            <w:bCs/>
          </w:rPr>
          <w:t>Conclusion &amp; Implications</w:t>
        </w:r>
      </w:ins>
    </w:p>
    <w:p w14:paraId="6D6D033C" w14:textId="66D32465" w:rsidR="00D81A1E" w:rsidRDefault="4E269FF9" w:rsidP="4E269FF9">
      <w:pPr>
        <w:pStyle w:val="ListParagraph"/>
        <w:numPr>
          <w:ilvl w:val="0"/>
          <w:numId w:val="5"/>
        </w:numPr>
        <w:rPr>
          <w:ins w:id="174" w:author="Yousaf Khaliq" w:date="2025-02-13T02:57:00Z" w16du:dateUtc="2025-02-13T02:57:54Z"/>
        </w:rPr>
      </w:pPr>
      <w:ins w:id="175" w:author="Yousaf Khaliq" w:date="2025-02-13T02:57:00Z">
        <w:r>
          <w:t>The analysis reveals that past-due payment features are heavily correlated with delinquency status, suggesting that they strongly influence the model’s ability to classify individuals.</w:t>
        </w:r>
      </w:ins>
    </w:p>
    <w:p w14:paraId="670F7679" w14:textId="0E3C05E7" w:rsidR="00D81A1E" w:rsidRDefault="4E269FF9" w:rsidP="4E269FF9">
      <w:pPr>
        <w:pStyle w:val="ListParagraph"/>
        <w:numPr>
          <w:ilvl w:val="0"/>
          <w:numId w:val="5"/>
        </w:numPr>
        <w:rPr>
          <w:ins w:id="176" w:author="Yousaf Khaliq" w:date="2025-02-13T02:57:00Z" w16du:dateUtc="2025-02-13T02:57:54Z"/>
        </w:rPr>
      </w:pPr>
      <w:ins w:id="177" w:author="Yousaf Khaliq" w:date="2025-02-13T02:57:00Z">
        <w:r>
          <w:t>While NumberRealEstateLoansOrLines and NumberOfDependents show statistical differences, their effect is less pronounced.</w:t>
        </w:r>
      </w:ins>
    </w:p>
    <w:p w14:paraId="2797D1CA" w14:textId="6C4B6B25" w:rsidR="00D81A1E" w:rsidRDefault="4E269FF9" w:rsidP="4E269FF9">
      <w:pPr>
        <w:pStyle w:val="ListParagraph"/>
        <w:numPr>
          <w:ilvl w:val="0"/>
          <w:numId w:val="5"/>
        </w:numPr>
        <w:rPr>
          <w:ins w:id="178" w:author="Yousaf Khaliq" w:date="2025-02-13T02:57:00Z" w16du:dateUtc="2025-02-13T02:57:54Z"/>
        </w:rPr>
      </w:pPr>
      <w:ins w:id="179" w:author="Yousaf Khaliq" w:date="2025-02-13T02:57:00Z">
        <w:r>
          <w:t>These biases may lead to disparate impacts on individuals with specific credit histories, which should be considered in model development and fairness assessments.</w:t>
        </w:r>
      </w:ins>
    </w:p>
    <w:p w14:paraId="5AD42DE6" w14:textId="27E7B1F2" w:rsidR="00D81A1E" w:rsidRDefault="4E269FF9" w:rsidP="4E269FF9">
      <w:pPr>
        <w:rPr>
          <w:ins w:id="180" w:author="Yousaf Khaliq" w:date="2025-02-13T02:57:00Z" w16du:dateUtc="2025-02-13T02:57:54Z"/>
          <w:b/>
          <w:bCs/>
          <w:sz w:val="24"/>
          <w:szCs w:val="24"/>
        </w:rPr>
      </w:pPr>
      <w:ins w:id="181" w:author="Yousaf Khaliq" w:date="2025-02-13T02:57:00Z">
        <w:r w:rsidRPr="4E269FF9">
          <w:rPr>
            <w:b/>
            <w:bCs/>
            <w:sz w:val="24"/>
            <w:szCs w:val="24"/>
          </w:rPr>
          <w:t>Impact of Reweighting Biased Features in Predictive Modeling</w:t>
        </w:r>
      </w:ins>
    </w:p>
    <w:p w14:paraId="309A0FF7" w14:textId="6E4B5A98" w:rsidR="00D81A1E" w:rsidRDefault="00D81A1E" w:rsidP="7D1218D7">
      <w:pPr>
        <w:rPr>
          <w:del w:id="182" w:author="Yousaf Khaliq" w:date="2025-02-13T02:57:00Z" w16du:dateUtc="2025-02-13T02:57:53Z"/>
          <w:b/>
          <w:sz w:val="24"/>
          <w:szCs w:val="24"/>
        </w:rPr>
      </w:pPr>
    </w:p>
    <w:p w14:paraId="690DD833" w14:textId="57862AC4" w:rsidR="00D81A1E" w:rsidRDefault="7D1218D7" w:rsidP="7D1218D7">
      <w:pPr>
        <w:rPr>
          <w:del w:id="183" w:author="Yousaf Khaliq" w:date="2025-02-13T02:58:00Z" w16du:dateUtc="2025-02-13T02:58:05Z"/>
          <w:b/>
          <w:bCs/>
        </w:rPr>
      </w:pPr>
      <w:del w:id="184" w:author="Yousaf Khaliq" w:date="2025-02-13T02:58:00Z">
        <w:r w:rsidRPr="5DCA80C6">
          <w:rPr>
            <w:b/>
          </w:rPr>
          <w:delText>Baseline vs. Reweighted Model Comparison</w:delText>
        </w:r>
      </w:del>
    </w:p>
    <w:p w14:paraId="2C1D0DD1" w14:textId="14950FFF" w:rsidR="00D81A1E" w:rsidRDefault="7D1218D7" w:rsidP="73386E16">
      <w:pPr>
        <w:rPr>
          <w:ins w:id="185" w:author="Yousaf Khaliq" w:date="2025-02-13T02:58:00Z" w16du:dateUtc="2025-02-13T02:58:05Z"/>
          <w:b/>
          <w:bCs/>
        </w:rPr>
      </w:pPr>
      <w:del w:id="186" w:author="Yousaf Khaliq" w:date="2025-02-13T02:58:00Z">
        <w:r>
          <w:delText>We trained two Random Forest classifiers:</w:delText>
        </w:r>
      </w:del>
      <w:ins w:id="187" w:author="Yousaf Khaliq" w:date="2025-02-13T02:58:00Z">
        <w:r w:rsidR="73386E16" w:rsidRPr="73386E16">
          <w:rPr>
            <w:b/>
            <w:bCs/>
          </w:rPr>
          <w:t xml:space="preserve"> Baseline vs. Reweighted Model Comparison</w:t>
        </w:r>
      </w:ins>
    </w:p>
    <w:p w14:paraId="131C94E3" w14:textId="5FA4CE6A" w:rsidR="00D81A1E" w:rsidRDefault="73386E16" w:rsidP="7D1218D7">
      <w:pPr>
        <w:rPr>
          <w:ins w:id="188" w:author="Yousaf Khaliq" w:date="2025-02-13T02:58:00Z" w16du:dateUtc="2025-02-13T02:58:05Z"/>
        </w:rPr>
      </w:pPr>
      <w:ins w:id="189" w:author="Yousaf Khaliq" w:date="2025-02-13T02:58:00Z">
        <w:r>
          <w:t>We trained two Random Forest classifiers:</w:t>
        </w:r>
      </w:ins>
    </w:p>
    <w:p w14:paraId="799C88FC" w14:textId="26956252" w:rsidR="00D81A1E" w:rsidRDefault="00D81A1E" w:rsidP="7D1218D7">
      <w:pPr>
        <w:rPr>
          <w:del w:id="190" w:author="Yousaf Khaliq" w:date="2025-02-13T02:58:00Z" w16du:dateUtc="2025-02-13T02:58:05Z"/>
        </w:rPr>
      </w:pPr>
    </w:p>
    <w:p w14:paraId="07B0BA8B" w14:textId="5544910F" w:rsidR="00D81A1E" w:rsidRDefault="7D1218D7" w:rsidP="7D1218D7">
      <w:pPr>
        <w:pStyle w:val="ListParagraph"/>
        <w:numPr>
          <w:ilvl w:val="0"/>
          <w:numId w:val="4"/>
        </w:numPr>
        <w:rPr>
          <w:ins w:id="191" w:author="Yousaf Khaliq" w:date="2025-02-13T02:58:00Z" w16du:dateUtc="2025-02-13T02:58:14Z"/>
        </w:rPr>
      </w:pPr>
      <w:del w:id="192" w:author="Yousaf Khaliq" w:date="2025-02-13T02:58:00Z">
        <w:r>
          <w:delText>Baseline Model: Trained without reweighting class samples.</w:delText>
        </w:r>
      </w:del>
      <w:ins w:id="193" w:author="Yousaf Khaliq" w:date="2025-02-13T02:58:00Z">
        <w:r w:rsidR="086442FF">
          <w:t xml:space="preserve"> Baseline Model: Trained without reweighting class samples.</w:t>
        </w:r>
      </w:ins>
    </w:p>
    <w:p w14:paraId="001FDC09" w14:textId="24A43B56" w:rsidR="00D81A1E" w:rsidRDefault="00D81A1E" w:rsidP="7D1218D7">
      <w:pPr>
        <w:pStyle w:val="ListParagraph"/>
        <w:numPr>
          <w:ilvl w:val="0"/>
          <w:numId w:val="4"/>
        </w:numPr>
        <w:rPr>
          <w:del w:id="194" w:author="Yousaf Khaliq" w:date="2025-02-13T02:58:00Z" w16du:dateUtc="2025-02-13T02:58:14Z"/>
        </w:rPr>
      </w:pPr>
    </w:p>
    <w:p w14:paraId="60B8F331" w14:textId="5A384529" w:rsidR="00D81A1E" w:rsidRDefault="7D1218D7" w:rsidP="7D1218D7">
      <w:pPr>
        <w:pStyle w:val="ListParagraph"/>
        <w:numPr>
          <w:ilvl w:val="0"/>
          <w:numId w:val="4"/>
        </w:numPr>
      </w:pPr>
      <w:del w:id="195" w:author="Yousaf Khaliq" w:date="2025-02-13T02:58:00Z">
        <w:r w:rsidDel="3C7A4254">
          <w:delText xml:space="preserve">Reweighted Model: Trained using class-weighted sample adjustments to mitigate </w:delText>
        </w:r>
      </w:del>
      <w:ins w:id="196" w:author="Yousaf Khaliq" w:date="2025-02-13T02:58:00Z">
        <w:r>
          <w:t xml:space="preserve">Reweighted Model: Trained using class-weighted sample adjustments to mitigate </w:t>
        </w:r>
      </w:ins>
      <w:r>
        <w:t>biases.</w:t>
      </w:r>
    </w:p>
    <w:tbl>
      <w:tblPr>
        <w:tblStyle w:val="TableGrid"/>
        <w:tblW w:w="0" w:type="auto"/>
        <w:tblLayout w:type="fixed"/>
        <w:tblLook w:val="06A0" w:firstRow="1" w:lastRow="0" w:firstColumn="1" w:lastColumn="0" w:noHBand="1" w:noVBand="1"/>
      </w:tblPr>
      <w:tblGrid>
        <w:gridCol w:w="3120"/>
        <w:gridCol w:w="3120"/>
        <w:gridCol w:w="3120"/>
      </w:tblGrid>
      <w:tr w:rsidR="7D1218D7" w14:paraId="1F379A57" w14:textId="77777777" w:rsidTr="5B2FE694">
        <w:trPr>
          <w:trHeight w:val="300"/>
        </w:trPr>
        <w:tc>
          <w:tcPr>
            <w:tcW w:w="3120" w:type="dxa"/>
          </w:tcPr>
          <w:p w14:paraId="25E083DE" w14:textId="75407D63" w:rsidR="7D1218D7" w:rsidRDefault="5B2FE694" w:rsidP="3C7A4254">
            <w:pPr>
              <w:rPr>
                <w:ins w:id="197" w:author="Yousaf Khaliq" w:date="2025-02-13T02:58:00Z" w16du:dateUtc="2025-02-13T02:58:32Z"/>
                <w:b/>
                <w:bCs/>
              </w:rPr>
            </w:pPr>
            <w:del w:id="198" w:author="Yousaf Khaliq" w:date="2025-02-13T02:58:00Z">
              <w:r w:rsidRPr="5DCA80C6">
                <w:rPr>
                  <w:b/>
                </w:rPr>
                <w:delText>Metric</w:delText>
              </w:r>
            </w:del>
            <w:ins w:id="199" w:author="Yousaf Khaliq" w:date="2025-02-13T02:58:00Z">
              <w:r w:rsidR="3C7A4254" w:rsidRPr="3C7A4254">
                <w:rPr>
                  <w:b/>
                  <w:bCs/>
                </w:rPr>
                <w:t xml:space="preserve"> Metric</w:t>
              </w:r>
            </w:ins>
          </w:p>
          <w:p w14:paraId="267B7EE4" w14:textId="08F950F4" w:rsidR="7D1218D7" w:rsidRDefault="7D1218D7" w:rsidP="5B2FE694">
            <w:pPr>
              <w:rPr>
                <w:b/>
              </w:rPr>
            </w:pPr>
          </w:p>
        </w:tc>
        <w:tc>
          <w:tcPr>
            <w:tcW w:w="3120" w:type="dxa"/>
          </w:tcPr>
          <w:p w14:paraId="0F04DE1F" w14:textId="5BD918B9" w:rsidR="7D1218D7" w:rsidRDefault="5B2FE694" w:rsidP="6C325F5E">
            <w:pPr>
              <w:rPr>
                <w:ins w:id="200" w:author="Yousaf Khaliq" w:date="2025-02-13T02:58:00Z" w16du:dateUtc="2025-02-13T02:58:42Z"/>
                <w:b/>
                <w:bCs/>
              </w:rPr>
            </w:pPr>
            <w:del w:id="201" w:author="Yousaf Khaliq" w:date="2025-02-13T02:58:00Z">
              <w:r w:rsidRPr="5DCA80C6">
                <w:rPr>
                  <w:b/>
                </w:rPr>
                <w:delText>Baseline Model</w:delText>
              </w:r>
            </w:del>
            <w:ins w:id="202" w:author="Yousaf Khaliq" w:date="2025-02-13T02:58:00Z">
              <w:r w:rsidR="6C325F5E" w:rsidRPr="6C325F5E">
                <w:rPr>
                  <w:b/>
                  <w:bCs/>
                </w:rPr>
                <w:t xml:space="preserve"> Baseline Model</w:t>
              </w:r>
            </w:ins>
          </w:p>
          <w:p w14:paraId="70714C56" w14:textId="5B573408" w:rsidR="7D1218D7" w:rsidRDefault="7D1218D7" w:rsidP="5B2FE694">
            <w:pPr>
              <w:rPr>
                <w:b/>
              </w:rPr>
            </w:pPr>
          </w:p>
        </w:tc>
        <w:tc>
          <w:tcPr>
            <w:tcW w:w="3120" w:type="dxa"/>
          </w:tcPr>
          <w:p w14:paraId="2416C003" w14:textId="06F7914E" w:rsidR="7D1218D7" w:rsidRDefault="5B2FE694" w:rsidP="6C325F5E">
            <w:pPr>
              <w:rPr>
                <w:ins w:id="203" w:author="Yousaf Khaliq" w:date="2025-02-13T02:58:00Z" w16du:dateUtc="2025-02-13T02:58:43Z"/>
                <w:b/>
                <w:bCs/>
              </w:rPr>
            </w:pPr>
            <w:del w:id="204" w:author="Yousaf Khaliq" w:date="2025-02-13T02:58:00Z">
              <w:r w:rsidRPr="5DCA80C6">
                <w:rPr>
                  <w:b/>
                </w:rPr>
                <w:delText>Reweighted Model</w:delText>
              </w:r>
            </w:del>
            <w:ins w:id="205" w:author="Yousaf Khaliq" w:date="2025-02-13T02:58:00Z">
              <w:r w:rsidR="6C325F5E" w:rsidRPr="6C325F5E">
                <w:rPr>
                  <w:b/>
                  <w:bCs/>
                </w:rPr>
                <w:t xml:space="preserve"> Reweighted Model</w:t>
              </w:r>
            </w:ins>
          </w:p>
          <w:p w14:paraId="01C87E27" w14:textId="2FBB21C6" w:rsidR="7D1218D7" w:rsidRDefault="7D1218D7" w:rsidP="5B2FE694">
            <w:pPr>
              <w:rPr>
                <w:b/>
              </w:rPr>
            </w:pPr>
          </w:p>
        </w:tc>
      </w:tr>
      <w:tr w:rsidR="7D1218D7" w14:paraId="2E4FA6E7" w14:textId="77777777" w:rsidTr="5B2FE694">
        <w:trPr>
          <w:trHeight w:val="300"/>
        </w:trPr>
        <w:tc>
          <w:tcPr>
            <w:tcW w:w="3120" w:type="dxa"/>
          </w:tcPr>
          <w:p w14:paraId="127D25BB" w14:textId="53C7DD22" w:rsidR="7D1218D7" w:rsidRDefault="5B2FE694" w:rsidP="6C325F5E">
            <w:pPr>
              <w:rPr>
                <w:ins w:id="206" w:author="Yousaf Khaliq" w:date="2025-02-13T02:58:00Z" w16du:dateUtc="2025-02-13T02:58:34Z"/>
                <w:b/>
                <w:bCs/>
              </w:rPr>
            </w:pPr>
            <w:del w:id="207" w:author="Yousaf Khaliq" w:date="2025-02-13T02:58:00Z">
              <w:r w:rsidRPr="5DCA80C6">
                <w:rPr>
                  <w:b/>
                </w:rPr>
                <w:delText>Accuracy</w:delText>
              </w:r>
            </w:del>
            <w:ins w:id="208" w:author="Yousaf Khaliq" w:date="2025-02-13T02:58:00Z">
              <w:r w:rsidR="6C325F5E" w:rsidRPr="6C325F5E">
                <w:rPr>
                  <w:b/>
                  <w:bCs/>
                </w:rPr>
                <w:t xml:space="preserve"> Accuracy</w:t>
              </w:r>
            </w:ins>
          </w:p>
          <w:p w14:paraId="5E46A17F" w14:textId="45B7DE0C" w:rsidR="7D1218D7" w:rsidRDefault="7D1218D7" w:rsidP="5B2FE694">
            <w:pPr>
              <w:rPr>
                <w:b/>
              </w:rPr>
            </w:pPr>
          </w:p>
        </w:tc>
        <w:tc>
          <w:tcPr>
            <w:tcW w:w="3120" w:type="dxa"/>
          </w:tcPr>
          <w:p w14:paraId="37C375EC" w14:textId="3DF35F10" w:rsidR="7D1218D7" w:rsidRDefault="7D1218D7" w:rsidP="7D1218D7">
            <w:pPr>
              <w:rPr>
                <w:ins w:id="209" w:author="Yousaf Khaliq" w:date="2025-02-13T02:58:00Z" w16du:dateUtc="2025-02-13T02:58:45Z"/>
              </w:rPr>
            </w:pPr>
            <w:del w:id="210" w:author="Yousaf Khaliq" w:date="2025-02-13T02:58:00Z">
              <w:r>
                <w:delText>93.56%</w:delText>
              </w:r>
            </w:del>
            <w:ins w:id="211" w:author="Yousaf Khaliq" w:date="2025-02-13T02:58:00Z">
              <w:r w:rsidR="6C325F5E">
                <w:t>93.56%</w:t>
              </w:r>
            </w:ins>
          </w:p>
          <w:p w14:paraId="6887766E" w14:textId="5FE1DBD8" w:rsidR="7D1218D7" w:rsidRDefault="7D1218D7" w:rsidP="7D1218D7"/>
        </w:tc>
        <w:tc>
          <w:tcPr>
            <w:tcW w:w="3120" w:type="dxa"/>
          </w:tcPr>
          <w:p w14:paraId="4C11EB72" w14:textId="03567E27" w:rsidR="7D1218D7" w:rsidRDefault="7D1218D7" w:rsidP="7D1218D7">
            <w:pPr>
              <w:rPr>
                <w:ins w:id="212" w:author="Yousaf Khaliq" w:date="2025-02-13T02:58:00Z" w16du:dateUtc="2025-02-13T02:58:50Z"/>
              </w:rPr>
            </w:pPr>
            <w:del w:id="213" w:author="Yousaf Khaliq" w:date="2025-02-13T02:58:00Z">
              <w:r>
                <w:delText>89.17%</w:delText>
              </w:r>
            </w:del>
            <w:ins w:id="214" w:author="Yousaf Khaliq" w:date="2025-02-13T02:58:00Z">
              <w:r w:rsidR="16B1D4A4">
                <w:t>89.17%</w:t>
              </w:r>
            </w:ins>
          </w:p>
          <w:p w14:paraId="53B776CB" w14:textId="5AD6A83D" w:rsidR="7D1218D7" w:rsidRDefault="7D1218D7" w:rsidP="7D1218D7"/>
        </w:tc>
      </w:tr>
      <w:tr w:rsidR="7D1218D7" w14:paraId="603A76A2" w14:textId="77777777" w:rsidTr="5B2FE694">
        <w:trPr>
          <w:trHeight w:val="300"/>
        </w:trPr>
        <w:tc>
          <w:tcPr>
            <w:tcW w:w="3120" w:type="dxa"/>
          </w:tcPr>
          <w:p w14:paraId="5A1D7713" w14:textId="422CF184" w:rsidR="7D1218D7" w:rsidRDefault="5B2FE694" w:rsidP="6C325F5E">
            <w:pPr>
              <w:rPr>
                <w:ins w:id="215" w:author="Yousaf Khaliq" w:date="2025-02-13T02:58:00Z" w16du:dateUtc="2025-02-13T02:58:37Z"/>
                <w:b/>
                <w:bCs/>
              </w:rPr>
            </w:pPr>
            <w:del w:id="216" w:author="Yousaf Khaliq" w:date="2025-02-13T02:58:00Z">
              <w:r w:rsidRPr="5DCA80C6">
                <w:rPr>
                  <w:b/>
                </w:rPr>
                <w:delText>F1 Score</w:delText>
              </w:r>
            </w:del>
            <w:ins w:id="217" w:author="Yousaf Khaliq" w:date="2025-02-13T02:58:00Z">
              <w:r w:rsidR="6C325F5E" w:rsidRPr="6C325F5E">
                <w:rPr>
                  <w:b/>
                  <w:bCs/>
                </w:rPr>
                <w:t xml:space="preserve"> F1 Score</w:t>
              </w:r>
            </w:ins>
          </w:p>
          <w:p w14:paraId="630CA5B0" w14:textId="4EFD4E88" w:rsidR="7D1218D7" w:rsidRDefault="7D1218D7" w:rsidP="5B2FE694">
            <w:pPr>
              <w:rPr>
                <w:b/>
              </w:rPr>
            </w:pPr>
          </w:p>
        </w:tc>
        <w:tc>
          <w:tcPr>
            <w:tcW w:w="3120" w:type="dxa"/>
          </w:tcPr>
          <w:p w14:paraId="520EC938" w14:textId="605E6405" w:rsidR="7D1218D7" w:rsidRDefault="7D1218D7" w:rsidP="7D1218D7">
            <w:pPr>
              <w:rPr>
                <w:ins w:id="218" w:author="Yousaf Khaliq" w:date="2025-02-13T02:58:00Z" w16du:dateUtc="2025-02-13T02:58:46Z"/>
              </w:rPr>
            </w:pPr>
            <w:del w:id="219" w:author="Yousaf Khaliq" w:date="2025-02-13T02:58:00Z">
              <w:r>
                <w:delText>0.237</w:delText>
              </w:r>
            </w:del>
            <w:ins w:id="220" w:author="Yousaf Khaliq" w:date="2025-02-13T02:58:00Z">
              <w:r w:rsidR="16B1D4A4">
                <w:t>0.237</w:t>
              </w:r>
            </w:ins>
          </w:p>
          <w:p w14:paraId="1E72925E" w14:textId="69D1F905" w:rsidR="7D1218D7" w:rsidRDefault="7D1218D7" w:rsidP="7D1218D7"/>
        </w:tc>
        <w:tc>
          <w:tcPr>
            <w:tcW w:w="3120" w:type="dxa"/>
          </w:tcPr>
          <w:p w14:paraId="4D000236" w14:textId="294578E9" w:rsidR="7D1218D7" w:rsidRDefault="7D1218D7" w:rsidP="7D1218D7">
            <w:pPr>
              <w:rPr>
                <w:ins w:id="221" w:author="Yousaf Khaliq" w:date="2025-02-13T02:58:00Z" w16du:dateUtc="2025-02-13T02:58:51Z"/>
              </w:rPr>
            </w:pPr>
            <w:del w:id="222" w:author="Yousaf Khaliq" w:date="2025-02-13T02:58:00Z">
              <w:r>
                <w:delText>0.369</w:delText>
              </w:r>
            </w:del>
            <w:ins w:id="223" w:author="Yousaf Khaliq" w:date="2025-02-13T02:58:00Z">
              <w:r w:rsidR="16B1D4A4">
                <w:t>0.369</w:t>
              </w:r>
            </w:ins>
          </w:p>
          <w:p w14:paraId="21454FB9" w14:textId="208F3786" w:rsidR="7D1218D7" w:rsidRDefault="7D1218D7" w:rsidP="7D1218D7"/>
        </w:tc>
      </w:tr>
      <w:tr w:rsidR="7D1218D7" w14:paraId="3448F8F5" w14:textId="77777777" w:rsidTr="5B2FE694">
        <w:trPr>
          <w:trHeight w:val="300"/>
        </w:trPr>
        <w:tc>
          <w:tcPr>
            <w:tcW w:w="3120" w:type="dxa"/>
          </w:tcPr>
          <w:p w14:paraId="474D0B70" w14:textId="3FB5B7B0" w:rsidR="7D1218D7" w:rsidRDefault="5B2FE694" w:rsidP="6C325F5E">
            <w:pPr>
              <w:rPr>
                <w:ins w:id="224" w:author="Yousaf Khaliq" w:date="2025-02-13T02:58:00Z" w16du:dateUtc="2025-02-13T02:58:40Z"/>
                <w:b/>
                <w:bCs/>
              </w:rPr>
            </w:pPr>
            <w:del w:id="225" w:author="Yousaf Khaliq" w:date="2025-02-13T02:58:00Z">
              <w:r w:rsidRPr="5DCA80C6">
                <w:rPr>
                  <w:b/>
                </w:rPr>
                <w:delText>ROC AUC</w:delText>
              </w:r>
            </w:del>
            <w:ins w:id="226" w:author="Yousaf Khaliq" w:date="2025-02-13T02:58:00Z">
              <w:r w:rsidR="6C325F5E" w:rsidRPr="6C325F5E">
                <w:rPr>
                  <w:b/>
                  <w:bCs/>
                </w:rPr>
                <w:t xml:space="preserve"> ROC AUC</w:t>
              </w:r>
            </w:ins>
          </w:p>
          <w:p w14:paraId="7282C99B" w14:textId="3B114F9C" w:rsidR="7D1218D7" w:rsidRDefault="7D1218D7" w:rsidP="5B2FE694">
            <w:pPr>
              <w:rPr>
                <w:b/>
              </w:rPr>
            </w:pPr>
          </w:p>
        </w:tc>
        <w:tc>
          <w:tcPr>
            <w:tcW w:w="3120" w:type="dxa"/>
          </w:tcPr>
          <w:p w14:paraId="67A75245" w14:textId="4950767B" w:rsidR="7D1218D7" w:rsidRDefault="7D1218D7" w:rsidP="7D1218D7">
            <w:pPr>
              <w:rPr>
                <w:ins w:id="227" w:author="Yousaf Khaliq" w:date="2025-02-13T02:58:00Z" w16du:dateUtc="2025-02-13T02:58:48Z"/>
              </w:rPr>
            </w:pPr>
            <w:del w:id="228" w:author="Yousaf Khaliq" w:date="2025-02-13T02:58:00Z">
              <w:r>
                <w:delText>0.571</w:delText>
              </w:r>
            </w:del>
            <w:ins w:id="229" w:author="Yousaf Khaliq" w:date="2025-02-13T02:58:00Z">
              <w:r w:rsidR="16B1D4A4">
                <w:t>0.571</w:t>
              </w:r>
            </w:ins>
          </w:p>
          <w:p w14:paraId="2FDA813F" w14:textId="36822270" w:rsidR="7D1218D7" w:rsidRDefault="7D1218D7" w:rsidP="7D1218D7"/>
        </w:tc>
        <w:tc>
          <w:tcPr>
            <w:tcW w:w="3120" w:type="dxa"/>
          </w:tcPr>
          <w:p w14:paraId="05B6F882" w14:textId="7BAC6607" w:rsidR="7D1218D7" w:rsidRDefault="7D1218D7" w:rsidP="7D1218D7">
            <w:pPr>
              <w:rPr>
                <w:ins w:id="230" w:author="Yousaf Khaliq" w:date="2025-02-13T02:58:00Z" w16du:dateUtc="2025-02-13T02:58:52Z"/>
              </w:rPr>
            </w:pPr>
            <w:del w:id="231" w:author="Yousaf Khaliq" w:date="2025-02-13T02:58:00Z">
              <w:r>
                <w:delText>0.698</w:delText>
              </w:r>
            </w:del>
            <w:ins w:id="232" w:author="Yousaf Khaliq" w:date="2025-02-13T02:58:00Z">
              <w:r w:rsidR="16B1D4A4">
                <w:t>0.698</w:t>
              </w:r>
            </w:ins>
          </w:p>
          <w:p w14:paraId="19F3E520" w14:textId="63EB8C81" w:rsidR="7D1218D7" w:rsidRDefault="7D1218D7" w:rsidP="7D1218D7"/>
        </w:tc>
      </w:tr>
    </w:tbl>
    <w:p w14:paraId="3A3B24BE" w14:textId="77936E8C" w:rsidR="00D81A1E" w:rsidRDefault="7D1218D7" w:rsidP="7D1218D7">
      <w:pPr>
        <w:rPr>
          <w:del w:id="233" w:author="Yousaf Khaliq" w:date="2025-02-13T02:59:00Z" w16du:dateUtc="2025-02-13T02:59:02Z"/>
          <w:b/>
          <w:bCs/>
        </w:rPr>
      </w:pPr>
      <w:del w:id="234" w:author="Yousaf Khaliq" w:date="2025-02-13T02:59:00Z">
        <w:r w:rsidRPr="5DCA80C6">
          <w:rPr>
            <w:b/>
          </w:rPr>
          <w:delText>Findings</w:delText>
        </w:r>
      </w:del>
    </w:p>
    <w:p w14:paraId="102314BF" w14:textId="7AE400B5" w:rsidR="00D81A1E" w:rsidRDefault="7D1218D7" w:rsidP="7D1218D7">
      <w:pPr>
        <w:pStyle w:val="ListParagraph"/>
        <w:numPr>
          <w:ilvl w:val="0"/>
          <w:numId w:val="3"/>
        </w:numPr>
        <w:rPr>
          <w:del w:id="235" w:author="Yousaf Khaliq" w:date="2025-02-13T02:59:00Z" w16du:dateUtc="2025-02-13T02:59:02Z"/>
        </w:rPr>
      </w:pPr>
      <w:del w:id="236" w:author="Yousaf Khaliq" w:date="2025-02-13T02:59:00Z">
        <w:r>
          <w:delText>Accuracy drops (93.56% → 89.17%) in the reweighted model, which is expected because balancing the dataset reduces the model's tendency to favor the majority class.</w:delText>
        </w:r>
      </w:del>
    </w:p>
    <w:p w14:paraId="4BE57275" w14:textId="62828605" w:rsidR="00D81A1E" w:rsidRDefault="7D1218D7" w:rsidP="7D1218D7">
      <w:pPr>
        <w:pStyle w:val="ListParagraph"/>
        <w:numPr>
          <w:ilvl w:val="0"/>
          <w:numId w:val="3"/>
        </w:numPr>
        <w:rPr>
          <w:del w:id="237" w:author="Yousaf Khaliq" w:date="2025-02-13T02:59:00Z" w16du:dateUtc="2025-02-13T02:59:02Z"/>
        </w:rPr>
      </w:pPr>
      <w:del w:id="238" w:author="Yousaf Khaliq" w:date="2025-02-13T02:59:00Z">
        <w:r>
          <w:delText>F1 Score improves (0.237 → 0.369), indicating better performance in handling the minority (delinquent) class.</w:delText>
        </w:r>
      </w:del>
    </w:p>
    <w:p w14:paraId="5A208135" w14:textId="23F4A975" w:rsidR="00D81A1E" w:rsidRDefault="7D1218D7" w:rsidP="7D1218D7">
      <w:pPr>
        <w:pStyle w:val="ListParagraph"/>
        <w:numPr>
          <w:ilvl w:val="0"/>
          <w:numId w:val="3"/>
        </w:numPr>
        <w:rPr>
          <w:del w:id="239" w:author="Yousaf Khaliq" w:date="2025-02-13T02:59:00Z" w16du:dateUtc="2025-02-13T02:59:02Z"/>
        </w:rPr>
      </w:pPr>
      <w:del w:id="240" w:author="Yousaf Khaliq" w:date="2025-02-13T02:59:00Z">
        <w:r>
          <w:delText>ROC AUC increases significantly (0.571 → 0.698), showing that the reweighted model has better discriminatory power between delinquent and non-delinquent individuals.</w:delText>
        </w:r>
      </w:del>
    </w:p>
    <w:p w14:paraId="2ACA5964" w14:textId="30214EAF" w:rsidR="00D81A1E" w:rsidRDefault="7D1218D7" w:rsidP="7D1218D7">
      <w:pPr>
        <w:rPr>
          <w:del w:id="241" w:author="Yousaf Khaliq" w:date="2025-02-13T02:59:00Z" w16du:dateUtc="2025-02-13T02:59:02Z"/>
          <w:b/>
          <w:bCs/>
        </w:rPr>
      </w:pPr>
      <w:del w:id="242" w:author="Yousaf Khaliq" w:date="2025-02-13T02:59:00Z">
        <w:r w:rsidRPr="5DCA80C6">
          <w:rPr>
            <w:b/>
          </w:rPr>
          <w:delText>Conclusion</w:delText>
        </w:r>
      </w:del>
    </w:p>
    <w:p w14:paraId="0F9B6849" w14:textId="1D8B5BBE" w:rsidR="00D81A1E" w:rsidRDefault="7D1218D7" w:rsidP="7D1218D7">
      <w:pPr>
        <w:pStyle w:val="ListParagraph"/>
        <w:numPr>
          <w:ilvl w:val="0"/>
          <w:numId w:val="2"/>
        </w:numPr>
        <w:rPr>
          <w:del w:id="243" w:author="Yousaf Khaliq" w:date="2025-02-13T02:59:00Z" w16du:dateUtc="2025-02-13T02:59:02Z"/>
        </w:rPr>
      </w:pPr>
      <w:del w:id="244" w:author="Yousaf Khaliq" w:date="2025-02-13T02:59:00Z">
        <w:r>
          <w:delText>The baseline model is highly biased towards the majority class (non-delinquent cases), leading to poor F1 and ROC AUC scores.</w:delText>
        </w:r>
      </w:del>
    </w:p>
    <w:p w14:paraId="140717A2" w14:textId="01989A38" w:rsidR="00D81A1E" w:rsidRDefault="7D1218D7" w:rsidP="6CD33EE3">
      <w:pPr>
        <w:pStyle w:val="ListParagraph"/>
        <w:numPr>
          <w:ilvl w:val="0"/>
          <w:numId w:val="2"/>
        </w:numPr>
        <w:rPr>
          <w:ins w:id="245" w:author="Yousaf Khaliq" w:date="2025-02-13T02:59:00Z" w16du:dateUtc="2025-02-13T02:59:02Z"/>
          <w:b/>
          <w:bCs/>
        </w:rPr>
      </w:pPr>
      <w:del w:id="246" w:author="Yousaf Khaliq" w:date="2025-02-13T02:59:00Z">
        <w:r>
          <w:delText>Reweighting improves fairness and predictive power by enhancing minority class detection while slightly sacrificing overall accuracy.</w:delText>
        </w:r>
      </w:del>
      <w:ins w:id="247" w:author="Yousaf Khaliq" w:date="2025-02-13T02:59:00Z">
        <w:r w:rsidR="6CD33EE3" w:rsidRPr="6CD33EE3">
          <w:rPr>
            <w:b/>
            <w:bCs/>
          </w:rPr>
          <w:t xml:space="preserve"> Findings</w:t>
        </w:r>
      </w:ins>
    </w:p>
    <w:p w14:paraId="35C95DD1" w14:textId="7AE400B5" w:rsidR="00D81A1E" w:rsidRDefault="6CD33EE3" w:rsidP="6CD33EE3">
      <w:pPr>
        <w:pStyle w:val="ListParagraph"/>
        <w:numPr>
          <w:ilvl w:val="0"/>
          <w:numId w:val="3"/>
        </w:numPr>
        <w:rPr>
          <w:ins w:id="248" w:author="Yousaf Khaliq" w:date="2025-02-13T02:59:00Z" w16du:dateUtc="2025-02-13T02:59:02Z"/>
        </w:rPr>
      </w:pPr>
      <w:ins w:id="249" w:author="Yousaf Khaliq" w:date="2025-02-13T02:59:00Z">
        <w:r>
          <w:t>Accuracy drops (93.56% → 89.17%) in the reweighted model, which is expected because balancing the dataset reduces the model's tendency to favor the majority class.</w:t>
        </w:r>
      </w:ins>
    </w:p>
    <w:p w14:paraId="3F6E0299" w14:textId="62828605" w:rsidR="00D81A1E" w:rsidRDefault="6CD33EE3" w:rsidP="6CD33EE3">
      <w:pPr>
        <w:pStyle w:val="ListParagraph"/>
        <w:numPr>
          <w:ilvl w:val="0"/>
          <w:numId w:val="3"/>
        </w:numPr>
        <w:rPr>
          <w:ins w:id="250" w:author="Yousaf Khaliq" w:date="2025-02-13T02:59:00Z" w16du:dateUtc="2025-02-13T02:59:02Z"/>
        </w:rPr>
      </w:pPr>
      <w:ins w:id="251" w:author="Yousaf Khaliq" w:date="2025-02-13T02:59:00Z">
        <w:r>
          <w:t>F1 Score improves (0.237 → 0.369), indicating better performance in handling the minority (delinquent) class.</w:t>
        </w:r>
      </w:ins>
    </w:p>
    <w:p w14:paraId="556CD648" w14:textId="23F4A975" w:rsidR="00D81A1E" w:rsidRDefault="6CD33EE3" w:rsidP="6CD33EE3">
      <w:pPr>
        <w:pStyle w:val="ListParagraph"/>
        <w:numPr>
          <w:ilvl w:val="0"/>
          <w:numId w:val="3"/>
        </w:numPr>
        <w:rPr>
          <w:ins w:id="252" w:author="Yousaf Khaliq" w:date="2025-02-13T02:59:00Z" w16du:dateUtc="2025-02-13T02:59:02Z"/>
        </w:rPr>
      </w:pPr>
      <w:ins w:id="253" w:author="Yousaf Khaliq" w:date="2025-02-13T02:59:00Z">
        <w:r>
          <w:t>ROC AUC increases significantly (0.571 → 0.698), showing that the reweighted model has better discriminatory power between delinquent and non-delinquent individuals.</w:t>
        </w:r>
      </w:ins>
    </w:p>
    <w:p w14:paraId="6CA6EDE8" w14:textId="30214EAF" w:rsidR="00D81A1E" w:rsidRDefault="6CD33EE3" w:rsidP="6CD33EE3">
      <w:pPr>
        <w:rPr>
          <w:ins w:id="254" w:author="Yousaf Khaliq" w:date="2025-02-13T02:59:00Z" w16du:dateUtc="2025-02-13T02:59:02Z"/>
          <w:b/>
          <w:bCs/>
        </w:rPr>
      </w:pPr>
      <w:ins w:id="255" w:author="Yousaf Khaliq" w:date="2025-02-13T02:59:00Z">
        <w:r w:rsidRPr="6CD33EE3">
          <w:rPr>
            <w:b/>
            <w:bCs/>
          </w:rPr>
          <w:t>Conclusion</w:t>
        </w:r>
      </w:ins>
    </w:p>
    <w:p w14:paraId="5DF45F7B" w14:textId="1D8B5BBE" w:rsidR="00D81A1E" w:rsidRDefault="6CD33EE3" w:rsidP="7D1218D7">
      <w:pPr>
        <w:pStyle w:val="ListParagraph"/>
        <w:numPr>
          <w:ilvl w:val="0"/>
          <w:numId w:val="2"/>
        </w:numPr>
        <w:rPr>
          <w:ins w:id="256" w:author="Yousaf Khaliq" w:date="2025-02-13T02:59:00Z" w16du:dateUtc="2025-02-13T02:59:02Z"/>
        </w:rPr>
      </w:pPr>
      <w:ins w:id="257" w:author="Yousaf Khaliq" w:date="2025-02-13T02:59:00Z">
        <w:r>
          <w:t>The baseline model is highly biased towards the majority class (non-delinquent cases), leading to poor F1 and ROC AUC scores.</w:t>
        </w:r>
      </w:ins>
    </w:p>
    <w:p w14:paraId="2899539B" w14:textId="30F27A84" w:rsidR="00D81A1E" w:rsidRDefault="6CD33EE3" w:rsidP="7D1218D7">
      <w:pPr>
        <w:pStyle w:val="ListParagraph"/>
        <w:numPr>
          <w:ilvl w:val="0"/>
          <w:numId w:val="2"/>
        </w:numPr>
        <w:rPr>
          <w:ins w:id="258" w:author="Yousaf Khaliq" w:date="2025-02-13T02:59:00Z" w16du:dateUtc="2025-02-13T02:59:02Z"/>
        </w:rPr>
      </w:pPr>
      <w:ins w:id="259" w:author="Yousaf Khaliq" w:date="2025-02-13T02:59:00Z">
        <w:r>
          <w:t>Reweighting improves fairness and predictive power by enhancing minority class detection while slightly sacrificing overall accuracy.</w:t>
        </w:r>
      </w:ins>
    </w:p>
    <w:p w14:paraId="04A81018" w14:textId="60574AF6" w:rsidR="00D81A1E" w:rsidRDefault="50C8C125" w:rsidP="7D1218D7">
      <w:pPr>
        <w:pStyle w:val="ListParagraph"/>
        <w:numPr>
          <w:ilvl w:val="0"/>
          <w:numId w:val="2"/>
        </w:numPr>
        <w:rPr>
          <w:ins w:id="260" w:author="Yousaf Khaliq" w:date="2025-02-13T03:04:00Z" w16du:dateUtc="2025-02-13T03:04:48Z"/>
        </w:rPr>
      </w:pPr>
      <w:ins w:id="261" w:author="Yousaf Khaliq" w:date="2025-02-13T03:04:00Z">
        <w:r>
          <w:t>The dataset was biased due to class imbalance and feature distribution disparities.</w:t>
        </w:r>
      </w:ins>
    </w:p>
    <w:p w14:paraId="1862B624" w14:textId="6F352558" w:rsidR="00D81A1E" w:rsidRDefault="50C8C125" w:rsidP="7D1218D7">
      <w:pPr>
        <w:pStyle w:val="ListParagraph"/>
        <w:numPr>
          <w:ilvl w:val="0"/>
          <w:numId w:val="2"/>
        </w:numPr>
        <w:rPr>
          <w:ins w:id="262" w:author="Yousaf Khaliq" w:date="2025-02-13T03:04:00Z" w16du:dateUtc="2025-02-13T03:04:52Z"/>
        </w:rPr>
      </w:pPr>
      <w:ins w:id="263" w:author="Yousaf Khaliq" w:date="2025-02-13T03:04:00Z">
        <w:r>
          <w:t>The model, when trained without adjustments, favored non-delinquent individuals, making it unreliable for predicting at-risk individuals.</w:t>
        </w:r>
      </w:ins>
    </w:p>
    <w:p w14:paraId="7E558AC7" w14:textId="36FA8822" w:rsidR="00D81A1E" w:rsidRDefault="50C8C125" w:rsidP="7D1218D7">
      <w:pPr>
        <w:pStyle w:val="ListParagraph"/>
        <w:numPr>
          <w:ilvl w:val="0"/>
          <w:numId w:val="2"/>
        </w:numPr>
        <w:rPr>
          <w:del w:id="264" w:author="Yousaf Khaliq" w:date="2025-02-13T02:59:00Z" w16du:dateUtc="2025-02-13T02:59:02Z"/>
        </w:rPr>
      </w:pPr>
      <w:ins w:id="265" w:author="Yousaf Khaliq" w:date="2025-02-13T03:04:00Z">
        <w:r>
          <w:t>Reweighting mitigated some of the bias, improving minority class detection but lowering overall accuracy.</w:t>
        </w:r>
      </w:ins>
    </w:p>
    <w:p w14:paraId="6A438B64" w14:textId="7A5E29A8" w:rsidR="00BF0ECC" w:rsidRDefault="00BF0ECC">
      <w:r>
        <w:br w:type="page"/>
      </w:r>
    </w:p>
    <w:p w14:paraId="78A27E69" w14:textId="178463D6" w:rsidR="00573FEF" w:rsidDel="00DF6A54" w:rsidRDefault="008E0130" w:rsidP="00573FEF">
      <w:pPr>
        <w:rPr>
          <w:del w:id="266" w:author="Seth Phillips" w:date="2025-02-12T21:00:00Z" w16du:dateUtc="2025-02-13T02:36:00Z"/>
        </w:rPr>
      </w:pPr>
      <w:del w:id="267" w:author="Seth Phillips" w:date="2025-02-12T21:00:00Z" w16du:dateUtc="2025-02-13T03:00:00Z">
        <w:r w:rsidDel="00DF6A54">
          <w:delText xml:space="preserve">This write up was </w:delText>
        </w:r>
        <w:r w:rsidR="00716280" w:rsidDel="00DF6A54">
          <w:delText>made with the help of AI.</w:delText>
        </w:r>
        <w:r w:rsidR="0037483D" w:rsidDel="00DF6A54">
          <w:delText xml:space="preserve"> </w:delText>
        </w:r>
        <w:r w:rsidR="00573FEF" w:rsidDel="00DF6A54">
          <w:delText>– Seth Phillips</w:delText>
        </w:r>
      </w:del>
    </w:p>
    <w:p w14:paraId="0CD879A9" w14:textId="77777777" w:rsidR="00573FEF" w:rsidRPr="00DF3205" w:rsidDel="00DF6A54" w:rsidRDefault="00573FEF" w:rsidP="00573FEF">
      <w:pPr>
        <w:pStyle w:val="Heading2"/>
        <w:rPr>
          <w:del w:id="268" w:author="Seth Phillips" w:date="2025-02-12T21:00:00Z" w16du:dateUtc="2025-02-13T02:36:00Z"/>
          <w:color w:val="000000" w:themeColor="text1"/>
          <w:u w:val="single"/>
        </w:rPr>
      </w:pPr>
      <w:del w:id="269" w:author="Seth Phillips" w:date="2025-02-12T21:00:00Z" w16du:dateUtc="2025-02-13T02:36:00Z">
        <w:r w:rsidRPr="00DF3205" w:rsidDel="00DF6A54">
          <w:rPr>
            <w:color w:val="000000" w:themeColor="text1"/>
            <w:u w:val="single"/>
          </w:rPr>
          <w:delText xml:space="preserve">Objective </w:delText>
        </w:r>
      </w:del>
    </w:p>
    <w:p w14:paraId="67BFF114" w14:textId="77777777" w:rsidR="00573FEF" w:rsidDel="00DF6A54" w:rsidRDefault="00573FEF" w:rsidP="00573FEF">
      <w:pPr>
        <w:rPr>
          <w:del w:id="270" w:author="Seth Phillips" w:date="2025-02-12T21:00:00Z" w16du:dateUtc="2025-02-13T02:36:00Z"/>
        </w:rPr>
      </w:pPr>
      <w:del w:id="271" w:author="Seth Phillips" w:date="2025-02-12T21:00:00Z" w16du:dateUtc="2025-02-13T02:36:00Z">
        <w:r w:rsidDel="00DF6A54">
          <w:delText>To determine if our dataset contained potential biases</w:delText>
        </w:r>
      </w:del>
    </w:p>
    <w:p w14:paraId="49907E4E" w14:textId="77777777" w:rsidR="00573FEF" w:rsidRPr="00DF3205" w:rsidDel="00DF6A54" w:rsidRDefault="00573FEF" w:rsidP="00573FEF">
      <w:pPr>
        <w:pStyle w:val="Heading2"/>
        <w:rPr>
          <w:del w:id="272" w:author="Seth Phillips" w:date="2025-02-12T21:00:00Z" w16du:dateUtc="2025-02-13T02:36:00Z"/>
          <w:color w:val="000000" w:themeColor="text1"/>
          <w:u w:val="single"/>
        </w:rPr>
      </w:pPr>
      <w:del w:id="273" w:author="Seth Phillips" w:date="2025-02-12T21:00:00Z" w16du:dateUtc="2025-02-13T02:36:00Z">
        <w:r w:rsidRPr="00DF3205" w:rsidDel="00DF6A54">
          <w:rPr>
            <w:color w:val="000000" w:themeColor="text1"/>
            <w:u w:val="single"/>
          </w:rPr>
          <w:delText>Selected Features for Bias Analysis</w:delText>
        </w:r>
      </w:del>
    </w:p>
    <w:p w14:paraId="474A61B5" w14:textId="77777777" w:rsidR="00573FEF" w:rsidDel="00DF6A54" w:rsidRDefault="00573FEF" w:rsidP="00573FEF">
      <w:pPr>
        <w:rPr>
          <w:del w:id="274" w:author="Seth Phillips" w:date="2025-02-12T21:00:00Z" w16du:dateUtc="2025-02-13T02:36:00Z"/>
          <w:b/>
          <w:bCs/>
        </w:rPr>
      </w:pPr>
      <w:del w:id="275" w:author="Seth Phillips" w:date="2025-02-12T21:00:00Z" w16du:dateUtc="2025-02-13T02:36:00Z">
        <w:r w:rsidRPr="007725BE" w:rsidDel="00DF6A54">
          <w:rPr>
            <w:b/>
            <w:bCs/>
          </w:rPr>
          <w:delText>Target Variable</w:delText>
        </w:r>
      </w:del>
    </w:p>
    <w:p w14:paraId="0B9341C3" w14:textId="77777777" w:rsidR="00573FEF" w:rsidDel="00DF6A54" w:rsidRDefault="00573FEF" w:rsidP="00573FEF">
      <w:pPr>
        <w:pStyle w:val="ListParagraph"/>
        <w:numPr>
          <w:ilvl w:val="0"/>
          <w:numId w:val="11"/>
        </w:numPr>
        <w:rPr>
          <w:del w:id="276" w:author="Seth Phillips" w:date="2025-02-12T21:00:00Z" w16du:dateUtc="2025-02-13T02:36:00Z"/>
        </w:rPr>
      </w:pPr>
      <w:del w:id="277" w:author="Seth Phillips" w:date="2025-02-12T21:00:00Z" w16du:dateUtc="2025-02-13T02:36:00Z">
        <w:r w:rsidDel="00DF6A54">
          <w:delText>SeriousDlqin2yrs</w:delText>
        </w:r>
      </w:del>
    </w:p>
    <w:p w14:paraId="2B4E839F" w14:textId="77777777" w:rsidR="00573FEF" w:rsidDel="00DF6A54" w:rsidRDefault="00573FEF" w:rsidP="00573FEF">
      <w:pPr>
        <w:rPr>
          <w:del w:id="278" w:author="Seth Phillips" w:date="2025-02-12T21:00:00Z" w16du:dateUtc="2025-02-13T02:36:00Z"/>
        </w:rPr>
      </w:pPr>
      <w:del w:id="279" w:author="Seth Phillips" w:date="2025-02-12T21:00:00Z" w16du:dateUtc="2025-02-13T02:36:00Z">
        <w:r w:rsidRPr="007725BE" w:rsidDel="00DF6A54">
          <w:rPr>
            <w:b/>
            <w:bCs/>
          </w:rPr>
          <w:delText>Selected Features</w:delText>
        </w:r>
      </w:del>
    </w:p>
    <w:p w14:paraId="7E1C43EC" w14:textId="77777777" w:rsidR="00573FEF" w:rsidDel="00DF6A54" w:rsidRDefault="00573FEF" w:rsidP="00573FEF">
      <w:pPr>
        <w:pStyle w:val="ListParagraph"/>
        <w:numPr>
          <w:ilvl w:val="0"/>
          <w:numId w:val="10"/>
        </w:numPr>
        <w:rPr>
          <w:del w:id="280" w:author="Seth Phillips" w:date="2025-02-12T21:00:00Z" w16du:dateUtc="2025-02-13T02:36:00Z"/>
        </w:rPr>
      </w:pPr>
      <w:del w:id="281" w:author="Seth Phillips" w:date="2025-02-12T21:00:00Z" w16du:dateUtc="2025-02-13T02:36:00Z">
        <w:r w:rsidRPr="00710193" w:rsidDel="00DF6A54">
          <w:delText>NumberOfTime30-59DaysPastDueNotWorse</w:delText>
        </w:r>
      </w:del>
    </w:p>
    <w:p w14:paraId="1D66BAC9" w14:textId="77777777" w:rsidR="00573FEF" w:rsidDel="00DF6A54" w:rsidRDefault="00573FEF" w:rsidP="00573FEF">
      <w:pPr>
        <w:pStyle w:val="ListParagraph"/>
        <w:numPr>
          <w:ilvl w:val="0"/>
          <w:numId w:val="10"/>
        </w:numPr>
        <w:rPr>
          <w:del w:id="282" w:author="Seth Phillips" w:date="2025-02-12T21:00:00Z" w16du:dateUtc="2025-02-13T02:36:00Z"/>
        </w:rPr>
      </w:pPr>
      <w:del w:id="283" w:author="Seth Phillips" w:date="2025-02-12T21:00:00Z" w16du:dateUtc="2025-02-13T02:36:00Z">
        <w:r w:rsidDel="00DF6A54">
          <w:delText>DebtRatio</w:delText>
        </w:r>
      </w:del>
    </w:p>
    <w:p w14:paraId="091862DA" w14:textId="77777777" w:rsidR="00573FEF" w:rsidRPr="00DF3205" w:rsidDel="00DF6A54" w:rsidRDefault="00573FEF" w:rsidP="00573FEF">
      <w:pPr>
        <w:rPr>
          <w:del w:id="284" w:author="Seth Phillips" w:date="2025-02-12T21:00:00Z" w16du:dateUtc="2025-02-13T02:36:00Z"/>
          <w:rFonts w:asciiTheme="majorHAnsi" w:eastAsiaTheme="majorEastAsia" w:hAnsiTheme="majorHAnsi" w:cstheme="majorBidi"/>
          <w:color w:val="000000" w:themeColor="text1"/>
          <w:sz w:val="32"/>
          <w:szCs w:val="32"/>
          <w:u w:val="single"/>
        </w:rPr>
      </w:pPr>
      <w:del w:id="285" w:author="Seth Phillips" w:date="2025-02-12T21:00:00Z" w16du:dateUtc="2025-02-13T02:36:00Z">
        <w:r w:rsidRPr="00DF3205" w:rsidDel="00DF6A54">
          <w:rPr>
            <w:rFonts w:asciiTheme="majorHAnsi" w:eastAsiaTheme="majorEastAsia" w:hAnsiTheme="majorHAnsi" w:cstheme="majorBidi"/>
            <w:color w:val="000000" w:themeColor="text1"/>
            <w:sz w:val="32"/>
            <w:szCs w:val="32"/>
            <w:u w:val="single"/>
          </w:rPr>
          <w:delText>Methodology</w:delText>
        </w:r>
      </w:del>
    </w:p>
    <w:p w14:paraId="0794F0A8" w14:textId="77777777" w:rsidR="00573FEF" w:rsidDel="00DF6A54" w:rsidRDefault="00573FEF" w:rsidP="00573FEF">
      <w:pPr>
        <w:rPr>
          <w:del w:id="286" w:author="Seth Phillips" w:date="2025-02-12T21:00:00Z" w16du:dateUtc="2025-02-13T02:36:00Z"/>
        </w:rPr>
      </w:pPr>
      <w:del w:id="287" w:author="Seth Phillips" w:date="2025-02-12T21:00:00Z" w16du:dateUtc="2025-02-13T02:36:00Z">
        <w:r w:rsidDel="00DF6A54">
          <w:delText>Began the analysis by performing the following:</w:delText>
        </w:r>
      </w:del>
    </w:p>
    <w:p w14:paraId="77E11DFE" w14:textId="77777777" w:rsidR="00573FEF" w:rsidDel="00DF6A54" w:rsidRDefault="00573FEF" w:rsidP="00573FEF">
      <w:pPr>
        <w:pStyle w:val="ListParagraph"/>
        <w:numPr>
          <w:ilvl w:val="0"/>
          <w:numId w:val="12"/>
        </w:numPr>
        <w:rPr>
          <w:del w:id="288" w:author="Seth Phillips" w:date="2025-02-12T21:00:00Z" w16du:dateUtc="2025-02-13T02:36:00Z"/>
        </w:rPr>
      </w:pPr>
      <w:del w:id="289" w:author="Seth Phillips" w:date="2025-02-12T21:00:00Z" w16du:dateUtc="2025-02-13T02:36:00Z">
        <w:r w:rsidDel="00DF6A54">
          <w:delText>Data Cleaning and Preprocessing</w:delText>
        </w:r>
      </w:del>
    </w:p>
    <w:p w14:paraId="1248859F" w14:textId="77777777" w:rsidR="00573FEF" w:rsidDel="00DF6A54" w:rsidRDefault="00573FEF" w:rsidP="00573FEF">
      <w:pPr>
        <w:pStyle w:val="ListParagraph"/>
        <w:numPr>
          <w:ilvl w:val="1"/>
          <w:numId w:val="12"/>
        </w:numPr>
        <w:rPr>
          <w:del w:id="290" w:author="Seth Phillips" w:date="2025-02-12T21:00:00Z" w16du:dateUtc="2025-02-13T02:36:00Z"/>
        </w:rPr>
      </w:pPr>
      <w:del w:id="291" w:author="Seth Phillips" w:date="2025-02-12T21:00:00Z" w16du:dateUtc="2025-02-13T02:36:00Z">
        <w:r w:rsidDel="00DF6A54">
          <w:delText>Identified missing values in the dataset (in ‘MonthlyIncome’ and ‘NumberOfDependents’</w:delText>
        </w:r>
      </w:del>
    </w:p>
    <w:p w14:paraId="033AF144" w14:textId="77777777" w:rsidR="00573FEF" w:rsidDel="00DF6A54" w:rsidRDefault="00573FEF" w:rsidP="00573FEF">
      <w:pPr>
        <w:pStyle w:val="ListParagraph"/>
        <w:numPr>
          <w:ilvl w:val="1"/>
          <w:numId w:val="12"/>
        </w:numPr>
        <w:rPr>
          <w:del w:id="292" w:author="Seth Phillips" w:date="2025-02-12T21:00:00Z" w16du:dateUtc="2025-02-13T02:36:00Z"/>
        </w:rPr>
      </w:pPr>
      <w:del w:id="293" w:author="Seth Phillips" w:date="2025-02-12T21:00:00Z" w16du:dateUtc="2025-02-13T02:36:00Z">
        <w:r w:rsidDel="00DF6A54">
          <w:delText>Decided to fill NaN values with median for analysis</w:delText>
        </w:r>
      </w:del>
    </w:p>
    <w:p w14:paraId="074682A4" w14:textId="77777777" w:rsidR="00573FEF" w:rsidDel="00DF6A54" w:rsidRDefault="00573FEF" w:rsidP="00573FEF">
      <w:pPr>
        <w:pStyle w:val="ListParagraph"/>
        <w:numPr>
          <w:ilvl w:val="0"/>
          <w:numId w:val="12"/>
        </w:numPr>
        <w:rPr>
          <w:del w:id="294" w:author="Seth Phillips" w:date="2025-02-12T21:00:00Z" w16du:dateUtc="2025-02-13T02:36:00Z"/>
        </w:rPr>
      </w:pPr>
      <w:del w:id="295" w:author="Seth Phillips" w:date="2025-02-12T21:00:00Z" w16du:dateUtc="2025-02-13T02:36:00Z">
        <w:r w:rsidDel="00DF6A54">
          <w:delText>Exploratory Data Analysis</w:delText>
        </w:r>
      </w:del>
    </w:p>
    <w:p w14:paraId="370E8541" w14:textId="77777777" w:rsidR="00573FEF" w:rsidRPr="009B5C0B" w:rsidDel="00DF6A54" w:rsidRDefault="00573FEF" w:rsidP="00573FEF">
      <w:pPr>
        <w:pStyle w:val="ListParagraph"/>
        <w:numPr>
          <w:ilvl w:val="1"/>
          <w:numId w:val="12"/>
        </w:numPr>
        <w:rPr>
          <w:del w:id="296" w:author="Seth Phillips" w:date="2025-02-12T21:00:00Z" w16du:dateUtc="2025-02-13T02:36:00Z"/>
        </w:rPr>
      </w:pPr>
      <w:del w:id="297" w:author="Seth Phillips" w:date="2025-02-12T21:00:00Z" w16du:dateUtc="2025-02-13T02:36:00Z">
        <w:r w:rsidRPr="009B5C0B" w:rsidDel="00DF6A54">
          <w:rPr>
            <w:rFonts w:ascii="Times New Roman" w:eastAsia="Times New Roman" w:hAnsi="Times New Roman" w:cs="Times New Roman"/>
            <w:kern w:val="0"/>
            <w:sz w:val="24"/>
            <w:szCs w:val="24"/>
            <w14:ligatures w14:val="none"/>
          </w:rPr>
          <w:delText xml:space="preserve"> Delinquency rate analyzed across different age groups. </w:delText>
        </w:r>
      </w:del>
    </w:p>
    <w:p w14:paraId="431AD782" w14:textId="77777777" w:rsidR="00573FEF" w:rsidRPr="009B5C0B" w:rsidDel="00DF6A54" w:rsidRDefault="00573FEF" w:rsidP="00573FEF">
      <w:pPr>
        <w:pStyle w:val="ListParagraph"/>
        <w:numPr>
          <w:ilvl w:val="1"/>
          <w:numId w:val="12"/>
        </w:numPr>
        <w:rPr>
          <w:del w:id="298" w:author="Seth Phillips" w:date="2025-02-12T21:00:00Z" w16du:dateUtc="2025-02-13T02:36:00Z"/>
        </w:rPr>
      </w:pPr>
      <w:ins w:id="299" w:author="Unknown">
        <w:del w:id="300" w:author="Seth Phillips" w:date="2025-02-12T21:00:00Z" w16du:dateUtc="2025-02-13T03:00:00Z">
          <w:r w:rsidRPr="009B5C0B" w:rsidDel="00DF6A54">
            <w:rPr>
              <w:rFonts w:ascii="Times New Roman" w:eastAsia="Times New Roman" w:hAnsi="Times New Roman" w:cs="Times New Roman"/>
              <w:sz w:val="24"/>
              <w:szCs w:val="24"/>
            </w:rPr>
            <w:delText xml:space="preserve"> Distribution of 'MonthlyIncome</w:delText>
          </w:r>
        </w:del>
      </w:ins>
      <w:del w:id="301" w:author="Seth Phillips" w:date="2025-02-12T21:00:00Z" w16du:dateUtc="2025-02-13T03:00:00Z">
        <w:r w:rsidRPr="009B5C0B" w:rsidDel="00DF6A54">
          <w:rPr>
            <w:rFonts w:ascii="Times New Roman" w:eastAsia="Times New Roman" w:hAnsi="Times New Roman" w:cs="Times New Roman"/>
            <w:kern w:val="0"/>
            <w:sz w:val="24"/>
            <w:szCs w:val="24"/>
            <w14:ligatures w14:val="none"/>
          </w:rPr>
          <w:delText xml:space="preserve">' examined. </w:delText>
        </w:r>
      </w:del>
    </w:p>
    <w:p w14:paraId="77CA7D06" w14:textId="77777777" w:rsidR="00573FEF" w:rsidRPr="009B5C0B" w:rsidDel="00DF6A54" w:rsidRDefault="00573FEF" w:rsidP="00573FEF">
      <w:pPr>
        <w:pStyle w:val="ListParagraph"/>
        <w:numPr>
          <w:ilvl w:val="1"/>
          <w:numId w:val="12"/>
        </w:numPr>
        <w:rPr>
          <w:del w:id="302" w:author="Seth Phillips" w:date="2025-02-12T21:00:00Z" w16du:dateUtc="2025-02-13T02:36:00Z"/>
        </w:rPr>
      </w:pPr>
      <w:ins w:id="303" w:author="Unknown">
        <w:del w:id="304" w:author="Seth Phillips" w:date="2025-02-12T21:00:00Z" w16du:dateUtc="2025-02-13T03:00:00Z">
          <w:r w:rsidRPr="009B5C0B" w:rsidDel="00DF6A54">
            <w:rPr>
              <w:rFonts w:ascii="Times New Roman" w:eastAsia="Times New Roman" w:hAnsi="Times New Roman" w:cs="Times New Roman"/>
              <w:sz w:val="24"/>
              <w:szCs w:val="24"/>
            </w:rPr>
            <w:delText>Relationships between key features ('NumberOfTime30-59DaysPastDueNotWorse', 'NumberRealEstateLoansOrLines</w:delText>
          </w:r>
        </w:del>
      </w:ins>
      <w:del w:id="305" w:author="Seth Phillips" w:date="2025-02-12T21:00:00Z" w16du:dateUtc="2025-02-13T03:00:00Z">
        <w:r w:rsidRPr="009B5C0B" w:rsidDel="00DF6A54">
          <w:rPr>
            <w:rFonts w:ascii="Times New Roman" w:eastAsia="Times New Roman" w:hAnsi="Times New Roman" w:cs="Times New Roman"/>
            <w:kern w:val="0"/>
            <w:sz w:val="24"/>
            <w:szCs w:val="24"/>
            <w14:ligatures w14:val="none"/>
          </w:rPr>
          <w:delText xml:space="preserve">') and the target variable ('SeriousDlqin2yrs') explored. </w:delText>
        </w:r>
      </w:del>
    </w:p>
    <w:p w14:paraId="2E2B577A" w14:textId="77777777" w:rsidR="00573FEF" w:rsidRPr="009B5C0B" w:rsidDel="00DF6A54" w:rsidRDefault="00573FEF" w:rsidP="00573FEF">
      <w:pPr>
        <w:pStyle w:val="ListParagraph"/>
        <w:numPr>
          <w:ilvl w:val="1"/>
          <w:numId w:val="12"/>
        </w:numPr>
        <w:rPr>
          <w:del w:id="306" w:author="Seth Phillips" w:date="2025-02-12T21:00:00Z" w16du:dateUtc="2025-02-13T02:36:00Z"/>
        </w:rPr>
      </w:pPr>
      <w:ins w:id="307" w:author="Unknown">
        <w:del w:id="308" w:author="Seth Phillips" w:date="2025-02-12T21:00:00Z" w16du:dateUtc="2025-02-13T03:00:00Z">
          <w:r w:rsidRPr="009B5C0B" w:rsidDel="00DF6A54">
            <w:rPr>
              <w:rFonts w:ascii="Times New Roman" w:eastAsia="Times New Roman" w:hAnsi="Times New Roman" w:cs="Times New Roman"/>
              <w:sz w:val="24"/>
              <w:szCs w:val="24"/>
            </w:rPr>
            <w:delText>Potential biases in key features, particularly 'DebtRatio</w:delText>
          </w:r>
        </w:del>
      </w:ins>
      <w:del w:id="309" w:author="Seth Phillips" w:date="2025-02-12T21:00:00Z" w16du:dateUtc="2025-02-13T03:00:00Z">
        <w:r w:rsidRPr="009B5C0B" w:rsidDel="00DF6A54">
          <w:rPr>
            <w:rFonts w:ascii="Times New Roman" w:eastAsia="Times New Roman" w:hAnsi="Times New Roman" w:cs="Times New Roman"/>
            <w:kern w:val="0"/>
            <w:sz w:val="24"/>
            <w:szCs w:val="24"/>
            <w14:ligatures w14:val="none"/>
          </w:rPr>
          <w:delText xml:space="preserve">', investigated. </w:delText>
        </w:r>
      </w:del>
    </w:p>
    <w:p w14:paraId="4FC7A661" w14:textId="77777777" w:rsidR="00573FEF" w:rsidRPr="003838D7" w:rsidDel="00DF6A54" w:rsidRDefault="00573FEF" w:rsidP="00573FEF">
      <w:pPr>
        <w:pStyle w:val="ListParagraph"/>
        <w:numPr>
          <w:ilvl w:val="1"/>
          <w:numId w:val="12"/>
        </w:numPr>
        <w:rPr>
          <w:del w:id="310" w:author="Seth Phillips" w:date="2025-02-12T21:00:00Z" w16du:dateUtc="2025-02-13T02:36:00Z"/>
        </w:rPr>
      </w:pPr>
      <w:del w:id="311" w:author="Seth Phillips" w:date="2025-02-12T21:00:00Z" w16du:dateUtc="2025-02-13T02:36:00Z">
        <w:r w:rsidRPr="009B5C0B" w:rsidDel="00DF6A54">
          <w:rPr>
            <w:rFonts w:ascii="Times New Roman" w:eastAsia="Times New Roman" w:hAnsi="Times New Roman" w:cs="Times New Roman"/>
            <w:kern w:val="0"/>
            <w:sz w:val="24"/>
            <w:szCs w:val="24"/>
            <w14:ligatures w14:val="none"/>
          </w:rPr>
          <w:delText>Correlation heatmap generated to visualize relationships between variables.</w:delText>
        </w:r>
      </w:del>
    </w:p>
    <w:p w14:paraId="3946C6E2" w14:textId="77777777" w:rsidR="00573FEF" w:rsidRPr="00DA33E3" w:rsidDel="00DF6A54" w:rsidRDefault="00573FEF" w:rsidP="00573FEF">
      <w:pPr>
        <w:pStyle w:val="ListParagraph"/>
        <w:numPr>
          <w:ilvl w:val="0"/>
          <w:numId w:val="12"/>
        </w:numPr>
        <w:rPr>
          <w:del w:id="312" w:author="Seth Phillips" w:date="2025-02-12T21:00:00Z" w16du:dateUtc="2025-02-13T02:36:00Z"/>
        </w:rPr>
      </w:pPr>
      <w:del w:id="313" w:author="Seth Phillips" w:date="2025-02-12T21:00:00Z" w16du:dateUtc="2025-02-13T02:36:00Z">
        <w:r w:rsidRPr="00DA33E3" w:rsidDel="00DF6A54">
          <w:rPr>
            <w:rFonts w:ascii="Times New Roman" w:eastAsia="Times New Roman" w:hAnsi="Times New Roman" w:cs="Times New Roman"/>
            <w:kern w:val="0"/>
            <w:sz w:val="24"/>
            <w:szCs w:val="24"/>
            <w14:ligatures w14:val="none"/>
          </w:rPr>
          <w:delText>Modeling:</w:delText>
        </w:r>
      </w:del>
    </w:p>
    <w:p w14:paraId="6B48984D" w14:textId="77777777" w:rsidR="00573FEF" w:rsidRPr="00DA33E3" w:rsidDel="00DF6A54" w:rsidRDefault="00573FEF" w:rsidP="00573FEF">
      <w:pPr>
        <w:pStyle w:val="ListParagraph"/>
        <w:numPr>
          <w:ilvl w:val="1"/>
          <w:numId w:val="12"/>
        </w:numPr>
        <w:rPr>
          <w:del w:id="314" w:author="Seth Phillips" w:date="2025-02-12T21:00:00Z" w16du:dateUtc="2025-02-13T02:36:00Z"/>
        </w:rPr>
      </w:pPr>
      <w:del w:id="315" w:author="Seth Phillips" w:date="2025-02-12T21:00:00Z" w16du:dateUtc="2025-02-13T02:36:00Z">
        <w:r w:rsidRPr="00DA33E3" w:rsidDel="00DF6A54">
          <w:rPr>
            <w:rFonts w:ascii="Times New Roman" w:eastAsia="Times New Roman" w:hAnsi="Times New Roman" w:cs="Times New Roman"/>
            <w:kern w:val="0"/>
            <w:sz w:val="24"/>
            <w:szCs w:val="24"/>
            <w14:ligatures w14:val="none"/>
          </w:rPr>
          <w:delText>Logistic regression model chosen for predicting 'SeriousDlqin2yrs'.</w:delText>
        </w:r>
      </w:del>
    </w:p>
    <w:p w14:paraId="5B07B7C2" w14:textId="77777777" w:rsidR="00573FEF" w:rsidRPr="005378C5" w:rsidDel="00DF6A54" w:rsidRDefault="00573FEF" w:rsidP="00573FEF">
      <w:pPr>
        <w:pStyle w:val="ListParagraph"/>
        <w:numPr>
          <w:ilvl w:val="1"/>
          <w:numId w:val="12"/>
        </w:numPr>
        <w:rPr>
          <w:del w:id="316" w:author="Seth Phillips" w:date="2025-02-12T21:00:00Z" w16du:dateUtc="2025-02-13T02:36:00Z"/>
        </w:rPr>
      </w:pPr>
      <w:ins w:id="317" w:author="Unknown">
        <w:del w:id="318" w:author="Seth Phillips" w:date="2025-02-12T21:00:00Z" w16du:dateUtc="2025-02-13T03:00:00Z">
          <w:r w:rsidRPr="00DA33E3" w:rsidDel="00DF6A54">
            <w:rPr>
              <w:rFonts w:ascii="Times New Roman" w:eastAsia="Times New Roman" w:hAnsi="Times New Roman" w:cs="Times New Roman"/>
              <w:sz w:val="24"/>
              <w:szCs w:val="24"/>
            </w:rPr>
            <w:delText>Features selected for the model: 'NumberOfTime30-59DaysPastDueNotWorse' and 'DebtRatio</w:delText>
          </w:r>
        </w:del>
      </w:ins>
      <w:del w:id="319" w:author="Seth Phillips" w:date="2025-02-12T21:00:00Z" w16du:dateUtc="2025-02-13T03:00:00Z">
        <w:r w:rsidRPr="00DA33E3" w:rsidDel="00DF6A54">
          <w:rPr>
            <w:rFonts w:ascii="Times New Roman" w:eastAsia="Times New Roman" w:hAnsi="Times New Roman" w:cs="Times New Roman"/>
            <w:kern w:val="0"/>
            <w:sz w:val="24"/>
            <w:szCs w:val="24"/>
            <w14:ligatures w14:val="none"/>
          </w:rPr>
          <w:delText>'.</w:delText>
        </w:r>
      </w:del>
    </w:p>
    <w:p w14:paraId="52217BFF" w14:textId="77777777" w:rsidR="00573FEF" w:rsidRPr="005378C5" w:rsidDel="00DF6A54" w:rsidRDefault="00573FEF" w:rsidP="00573FEF">
      <w:pPr>
        <w:pStyle w:val="ListParagraph"/>
        <w:numPr>
          <w:ilvl w:val="1"/>
          <w:numId w:val="12"/>
        </w:numPr>
        <w:rPr>
          <w:del w:id="320" w:author="Seth Phillips" w:date="2025-02-12T21:00:00Z" w16du:dateUtc="2025-02-13T02:36:00Z"/>
        </w:rPr>
      </w:pPr>
      <w:del w:id="321" w:author="Seth Phillips" w:date="2025-02-12T21:00:00Z" w16du:dateUtc="2025-02-13T02:36:00Z">
        <w:r w:rsidRPr="005378C5" w:rsidDel="00DF6A54">
          <w:rPr>
            <w:rFonts w:ascii="Times New Roman" w:eastAsia="Times New Roman" w:hAnsi="Times New Roman" w:cs="Times New Roman"/>
            <w:kern w:val="0"/>
            <w:sz w:val="24"/>
            <w:szCs w:val="24"/>
            <w14:ligatures w14:val="none"/>
          </w:rPr>
          <w:delText>Data split into training and testing sets (70/30 split) with stratification to maintain class balance in both sets.</w:delText>
        </w:r>
      </w:del>
    </w:p>
    <w:p w14:paraId="699EBC67" w14:textId="77777777" w:rsidR="00573FEF" w:rsidRPr="00CF2D34" w:rsidDel="00DF6A54" w:rsidRDefault="00573FEF" w:rsidP="00573FEF">
      <w:pPr>
        <w:pStyle w:val="ListParagraph"/>
        <w:numPr>
          <w:ilvl w:val="1"/>
          <w:numId w:val="12"/>
        </w:numPr>
        <w:rPr>
          <w:del w:id="322" w:author="Seth Phillips" w:date="2025-02-12T21:00:00Z" w16du:dateUtc="2025-02-13T02:36:00Z"/>
        </w:rPr>
      </w:pPr>
      <w:del w:id="323" w:author="Seth Phillips" w:date="2025-02-12T21:00:00Z" w16du:dateUtc="2025-02-13T02:36:00Z">
        <w:r w:rsidRPr="005378C5" w:rsidDel="00DF6A54">
          <w:rPr>
            <w:rFonts w:ascii="Times New Roman" w:eastAsia="Times New Roman" w:hAnsi="Times New Roman" w:cs="Times New Roman"/>
            <w:kern w:val="0"/>
            <w:sz w:val="24"/>
            <w:szCs w:val="24"/>
            <w14:ligatures w14:val="none"/>
          </w:rPr>
          <w:delText>Logistic regression model trained on the training data.</w:delText>
        </w:r>
      </w:del>
    </w:p>
    <w:p w14:paraId="09AEA24C" w14:textId="77777777" w:rsidR="00573FEF" w:rsidDel="00DF6A54" w:rsidRDefault="00573FEF" w:rsidP="00573FEF">
      <w:pPr>
        <w:pStyle w:val="ListParagraph"/>
        <w:numPr>
          <w:ilvl w:val="0"/>
          <w:numId w:val="12"/>
        </w:numPr>
        <w:rPr>
          <w:del w:id="324" w:author="Seth Phillips" w:date="2025-02-12T21:00:00Z" w16du:dateUtc="2025-02-13T02:36:00Z"/>
        </w:rPr>
      </w:pPr>
      <w:del w:id="325" w:author="Seth Phillips" w:date="2025-02-12T21:00:00Z" w16du:dateUtc="2025-02-13T02:36:00Z">
        <w:r w:rsidDel="00DF6A54">
          <w:delText>Model Evaluation</w:delText>
        </w:r>
      </w:del>
    </w:p>
    <w:p w14:paraId="0B950026" w14:textId="77777777" w:rsidR="00573FEF" w:rsidDel="00DF6A54" w:rsidRDefault="00573FEF" w:rsidP="00573FEF">
      <w:pPr>
        <w:pStyle w:val="ListParagraph"/>
        <w:numPr>
          <w:ilvl w:val="1"/>
          <w:numId w:val="12"/>
        </w:numPr>
        <w:rPr>
          <w:del w:id="326" w:author="Seth Phillips" w:date="2025-02-12T21:00:00Z" w16du:dateUtc="2025-02-13T02:36:00Z"/>
        </w:rPr>
      </w:pPr>
      <w:del w:id="327" w:author="Seth Phillips" w:date="2025-02-12T21:00:00Z" w16du:dateUtc="2025-02-13T02:36:00Z">
        <w:r w:rsidDel="00DF6A54">
          <w:delText>Model performance evaluated using a classification report (precision, recall, F1 – score)</w:delText>
        </w:r>
      </w:del>
    </w:p>
    <w:p w14:paraId="6E3370AB" w14:textId="77777777" w:rsidR="00573FEF" w:rsidDel="00DF6A54" w:rsidRDefault="00573FEF" w:rsidP="00573FEF">
      <w:pPr>
        <w:pStyle w:val="ListParagraph"/>
        <w:numPr>
          <w:ilvl w:val="0"/>
          <w:numId w:val="12"/>
        </w:numPr>
        <w:rPr>
          <w:del w:id="328" w:author="Seth Phillips" w:date="2025-02-12T21:00:00Z" w16du:dateUtc="2025-02-13T02:36:00Z"/>
        </w:rPr>
      </w:pPr>
      <w:del w:id="329" w:author="Seth Phillips" w:date="2025-02-12T21:00:00Z" w16du:dateUtc="2025-02-13T02:36:00Z">
        <w:r w:rsidDel="00DF6A54">
          <w:delText>Feature Importance derived from the logistic regression coefficients</w:delText>
        </w:r>
      </w:del>
    </w:p>
    <w:p w14:paraId="4676392C" w14:textId="77777777" w:rsidR="00573FEF" w:rsidDel="00DF6A54" w:rsidRDefault="00573FEF" w:rsidP="00573FEF">
      <w:pPr>
        <w:pStyle w:val="ListParagraph"/>
        <w:rPr>
          <w:del w:id="330" w:author="Seth Phillips" w:date="2025-02-12T21:00:00Z" w16du:dateUtc="2025-02-13T02:36:00Z"/>
        </w:rPr>
      </w:pPr>
    </w:p>
    <w:p w14:paraId="407C19C9" w14:textId="77777777" w:rsidR="00573FEF" w:rsidDel="00DF6A54" w:rsidRDefault="00573FEF" w:rsidP="00573FEF">
      <w:pPr>
        <w:pStyle w:val="ListParagraph"/>
        <w:ind w:left="360"/>
        <w:rPr>
          <w:del w:id="331" w:author="Seth Phillips" w:date="2025-02-12T21:00:00Z" w16du:dateUtc="2025-02-13T02:36:00Z"/>
          <w:rFonts w:asciiTheme="majorHAnsi" w:eastAsiaTheme="majorEastAsia" w:hAnsiTheme="majorHAnsi" w:cstheme="majorBidi"/>
          <w:color w:val="000000" w:themeColor="text1"/>
          <w:sz w:val="32"/>
          <w:szCs w:val="32"/>
          <w:u w:val="single"/>
        </w:rPr>
      </w:pPr>
      <w:del w:id="332" w:author="Seth Phillips" w:date="2025-02-12T21:00:00Z" w16du:dateUtc="2025-02-13T02:36:00Z">
        <w:r w:rsidRPr="00555AF8" w:rsidDel="00DF6A54">
          <w:rPr>
            <w:rFonts w:asciiTheme="majorHAnsi" w:eastAsiaTheme="majorEastAsia" w:hAnsiTheme="majorHAnsi" w:cstheme="majorBidi"/>
            <w:color w:val="000000" w:themeColor="text1"/>
            <w:sz w:val="32"/>
            <w:szCs w:val="32"/>
            <w:u w:val="single"/>
          </w:rPr>
          <w:delText>Summary</w:delText>
        </w:r>
      </w:del>
    </w:p>
    <w:p w14:paraId="73F614D3" w14:textId="77777777" w:rsidR="00573FEF" w:rsidDel="00DF6A54" w:rsidRDefault="00573FEF" w:rsidP="00573FEF">
      <w:pPr>
        <w:pStyle w:val="ListParagraph"/>
        <w:ind w:left="360"/>
        <w:rPr>
          <w:del w:id="333" w:author="Seth Phillips" w:date="2025-02-12T21:00:00Z" w16du:dateUtc="2025-02-13T02:36:00Z"/>
        </w:rPr>
      </w:pPr>
      <w:del w:id="334" w:author="Seth Phillips" w:date="2025-02-12T21:00:00Z" w16du:dateUtc="2025-02-13T02:36:00Z">
        <w:r w:rsidRPr="008675E5" w:rsidDel="00DF6A54">
          <w:delText>The analysis revealed a strong correlation between the number of times a borrower was 30-59 days past due and the likelihood of serious delinquency. The logistic regression model achieved a high accuracy (93%) in predicting serious delinquency. However, further analysis revealed that the model's performance varied across different age groups, with lower accuracy for younger borrowers.</w:delText>
        </w:r>
        <w:r w:rsidDel="00DF6A54">
          <w:delText xml:space="preserve"> </w:delText>
        </w:r>
        <w:r w:rsidRPr="00912132" w:rsidDel="00DF6A54">
          <w:delText>This suggests a potential age-related bias in the model, possibly due to limited credit history for younger individuals. Additionally, the 'DebtRatio' variable was identified as an important predictor, but it's crucial to investigate whether this variable might be a proxy for other socioeconomic factors that could introduce bias.</w:delText>
        </w:r>
      </w:del>
    </w:p>
    <w:p w14:paraId="4289D691" w14:textId="77777777" w:rsidR="00573FEF" w:rsidDel="00DF6A54" w:rsidRDefault="00573FEF" w:rsidP="00573FEF">
      <w:pPr>
        <w:pStyle w:val="ListParagraph"/>
        <w:ind w:left="360"/>
        <w:rPr>
          <w:del w:id="335" w:author="Seth Phillips" w:date="2025-02-12T21:00:00Z" w16du:dateUtc="2025-02-13T02:36:00Z"/>
        </w:rPr>
      </w:pPr>
    </w:p>
    <w:p w14:paraId="3CF95284" w14:textId="77777777" w:rsidR="00573FEF" w:rsidDel="00DF6A54" w:rsidRDefault="00573FEF" w:rsidP="00573FEF">
      <w:pPr>
        <w:pStyle w:val="ListParagraph"/>
        <w:ind w:left="360"/>
        <w:rPr>
          <w:del w:id="336" w:author="Seth Phillips" w:date="2025-02-12T21:00:00Z" w16du:dateUtc="2025-02-13T02:36:00Z"/>
          <w:rFonts w:asciiTheme="majorHAnsi" w:eastAsiaTheme="majorEastAsia" w:hAnsiTheme="majorHAnsi" w:cstheme="majorBidi"/>
          <w:color w:val="000000" w:themeColor="text1"/>
          <w:sz w:val="32"/>
          <w:szCs w:val="32"/>
          <w:u w:val="single"/>
        </w:rPr>
      </w:pPr>
      <w:del w:id="337" w:author="Seth Phillips" w:date="2025-02-12T21:00:00Z" w16du:dateUtc="2025-02-13T02:36:00Z">
        <w:r w:rsidDel="00DF6A54">
          <w:rPr>
            <w:rFonts w:asciiTheme="majorHAnsi" w:eastAsiaTheme="majorEastAsia" w:hAnsiTheme="majorHAnsi" w:cstheme="majorBidi"/>
            <w:color w:val="000000" w:themeColor="text1"/>
            <w:sz w:val="32"/>
            <w:szCs w:val="32"/>
            <w:u w:val="single"/>
          </w:rPr>
          <w:delText>Visuals</w:delText>
        </w:r>
      </w:del>
    </w:p>
    <w:p w14:paraId="43DF63A0" w14:textId="77777777" w:rsidR="00573FEF" w:rsidDel="00DF6A54" w:rsidRDefault="00573FEF" w:rsidP="00573FEF">
      <w:pPr>
        <w:pStyle w:val="ListParagraph"/>
        <w:ind w:left="360"/>
        <w:rPr>
          <w:del w:id="338" w:author="Seth Phillips" w:date="2025-02-12T21:00:00Z" w16du:dateUtc="2025-02-13T02:36:00Z"/>
          <w:rFonts w:asciiTheme="majorHAnsi" w:eastAsiaTheme="majorEastAsia" w:hAnsiTheme="majorHAnsi" w:cstheme="majorBidi"/>
          <w:color w:val="000000" w:themeColor="text1"/>
          <w:sz w:val="32"/>
          <w:szCs w:val="32"/>
          <w:u w:val="single"/>
        </w:rPr>
      </w:pPr>
    </w:p>
    <w:p w14:paraId="6BFDCA83" w14:textId="6AD1F0C3" w:rsidR="00573FEF" w:rsidDel="00DF6A54" w:rsidRDefault="00573FEF" w:rsidP="00573FEF">
      <w:pPr>
        <w:pStyle w:val="ListParagraph"/>
        <w:ind w:left="360"/>
        <w:rPr>
          <w:del w:id="339" w:author="Seth Phillips" w:date="2025-02-12T21:00:00Z" w16du:dateUtc="2025-02-13T02:36:00Z"/>
          <w:rFonts w:asciiTheme="majorHAnsi" w:eastAsiaTheme="majorEastAsia" w:hAnsiTheme="majorHAnsi" w:cstheme="majorBidi"/>
          <w:color w:val="000000" w:themeColor="text1"/>
          <w:sz w:val="32"/>
          <w:szCs w:val="32"/>
          <w:u w:val="single"/>
        </w:rPr>
      </w:pPr>
      <w:del w:id="340" w:author="Seth Phillips" w:date="2025-02-12T21:02:00Z" w16du:dateUtc="2025-02-13T03:02:00Z">
        <w:r w:rsidDel="001929D4">
          <w:rPr>
            <w:noProof/>
          </w:rPr>
          <w:drawing>
            <wp:inline distT="0" distB="0" distL="0" distR="0" wp14:anchorId="38FBBF69" wp14:editId="67C56046">
              <wp:extent cx="5943600" cy="3478530"/>
              <wp:effectExtent l="0" t="0" r="0" b="1270"/>
              <wp:docPr id="173071617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478530"/>
                      </a:xfrm>
                      <a:prstGeom prst="rect">
                        <a:avLst/>
                      </a:prstGeom>
                    </pic:spPr>
                  </pic:pic>
                </a:graphicData>
              </a:graphic>
            </wp:inline>
          </w:drawing>
        </w:r>
      </w:del>
    </w:p>
    <w:p w14:paraId="024EF82F" w14:textId="77777777" w:rsidR="00573FEF" w:rsidDel="00DF6A54" w:rsidRDefault="00573FEF" w:rsidP="00573FEF">
      <w:pPr>
        <w:pStyle w:val="ListParagraph"/>
        <w:ind w:left="360"/>
        <w:rPr>
          <w:del w:id="341" w:author="Seth Phillips" w:date="2025-02-12T21:00:00Z" w16du:dateUtc="2025-02-13T02:36:00Z"/>
        </w:rPr>
      </w:pPr>
    </w:p>
    <w:p w14:paraId="2A93C877" w14:textId="130E5A82" w:rsidR="00573FEF" w:rsidDel="00DF6A54" w:rsidRDefault="00573FEF" w:rsidP="00573FEF">
      <w:pPr>
        <w:pStyle w:val="ListParagraph"/>
        <w:ind w:left="360"/>
        <w:rPr>
          <w:del w:id="342" w:author="Seth Phillips" w:date="2025-02-12T21:00:00Z" w16du:dateUtc="2025-02-13T02:36:00Z"/>
        </w:rPr>
      </w:pPr>
      <w:del w:id="343" w:author="Seth Phillips" w:date="2025-02-12T21:02:00Z" w16du:dateUtc="2025-02-13T03:02:00Z">
        <w:r w:rsidDel="001929D4">
          <w:rPr>
            <w:noProof/>
          </w:rPr>
          <w:drawing>
            <wp:inline distT="0" distB="0" distL="0" distR="0" wp14:anchorId="0F17532D" wp14:editId="3D83DBD4">
              <wp:extent cx="5943600" cy="3274695"/>
              <wp:effectExtent l="0" t="0" r="0" b="1905"/>
              <wp:docPr id="920311774" name="Picture 1" descr="A graph of a number of ti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del>
    </w:p>
    <w:p w14:paraId="027E4937" w14:textId="77777777" w:rsidR="00573FEF" w:rsidDel="00DF6A54" w:rsidRDefault="00573FEF" w:rsidP="00573FEF">
      <w:pPr>
        <w:pStyle w:val="ListParagraph"/>
        <w:ind w:left="360"/>
        <w:rPr>
          <w:del w:id="344" w:author="Seth Phillips" w:date="2025-02-12T21:00:00Z" w16du:dateUtc="2025-02-13T02:36:00Z"/>
        </w:rPr>
      </w:pPr>
    </w:p>
    <w:p w14:paraId="41CB6E24" w14:textId="28B2F5D5" w:rsidR="00573FEF" w:rsidDel="00DF6A54" w:rsidRDefault="00573FEF" w:rsidP="00573FEF">
      <w:pPr>
        <w:pStyle w:val="ListParagraph"/>
        <w:ind w:left="360"/>
        <w:rPr>
          <w:del w:id="345" w:author="Seth Phillips" w:date="2025-02-12T21:00:00Z" w16du:dateUtc="2025-02-13T02:36:00Z"/>
        </w:rPr>
      </w:pPr>
      <w:del w:id="346" w:author="Seth Phillips" w:date="2025-02-12T21:02:00Z" w16du:dateUtc="2025-02-13T03:02:00Z">
        <w:r w:rsidDel="001929D4">
          <w:rPr>
            <w:noProof/>
          </w:rPr>
          <w:drawing>
            <wp:inline distT="0" distB="0" distL="0" distR="0" wp14:anchorId="379A792C" wp14:editId="56292F91">
              <wp:extent cx="5943600" cy="3274695"/>
              <wp:effectExtent l="0" t="0" r="0" b="1905"/>
              <wp:docPr id="610450169" name="Picture 1" descr="A graph of a number of real estate loa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del>
    </w:p>
    <w:p w14:paraId="344D2689" w14:textId="77777777" w:rsidR="00573FEF" w:rsidDel="00DF6A54" w:rsidRDefault="00573FEF" w:rsidP="00573FEF">
      <w:pPr>
        <w:pStyle w:val="ListParagraph"/>
        <w:ind w:left="360"/>
        <w:rPr>
          <w:del w:id="347" w:author="Seth Phillips" w:date="2025-02-12T21:00:00Z" w16du:dateUtc="2025-02-13T02:36:00Z"/>
        </w:rPr>
      </w:pPr>
    </w:p>
    <w:p w14:paraId="4A61DAA2" w14:textId="09C3E3B4" w:rsidR="00E441FA" w:rsidDel="00DF6A54" w:rsidRDefault="00E441FA" w:rsidP="00780901">
      <w:pPr>
        <w:pStyle w:val="ListParagraph"/>
        <w:ind w:left="360"/>
        <w:rPr>
          <w:del w:id="348" w:author="Seth Phillips" w:date="2025-02-12T21:00:00Z" w16du:dateUtc="2025-02-13T03:00:00Z"/>
        </w:rPr>
      </w:pPr>
      <w:del w:id="349" w:author="Seth Phillips" w:date="2025-02-12T21:00:00Z" w16du:dateUtc="2025-02-13T03:00:00Z">
        <w:r w:rsidRPr="00E441FA" w:rsidDel="00DF6A54">
          <w:rPr>
            <w:noProof/>
          </w:rPr>
          <w:drawing>
            <wp:inline distT="0" distB="0" distL="0" distR="0" wp14:anchorId="3B033074" wp14:editId="4C3A02E0">
              <wp:extent cx="5943600" cy="2033270"/>
              <wp:effectExtent l="0" t="0" r="0" b="0"/>
              <wp:docPr id="6996500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50086" name="Picture 1" descr="A screenshot of a graph&#10;&#10;Description automatically generated"/>
                      <pic:cNvPicPr/>
                    </pic:nvPicPr>
                    <pic:blipFill>
                      <a:blip r:embed="rId15"/>
                      <a:stretch>
                        <a:fillRect/>
                      </a:stretch>
                    </pic:blipFill>
                    <pic:spPr>
                      <a:xfrm>
                        <a:off x="0" y="0"/>
                        <a:ext cx="5943600" cy="2033270"/>
                      </a:xfrm>
                      <a:prstGeom prst="rect">
                        <a:avLst/>
                      </a:prstGeom>
                    </pic:spPr>
                  </pic:pic>
                </a:graphicData>
              </a:graphic>
            </wp:inline>
          </w:drawing>
        </w:r>
      </w:del>
    </w:p>
    <w:p w14:paraId="6244F0E4" w14:textId="77777777" w:rsidR="00BD5CC7" w:rsidDel="00DF6A54" w:rsidRDefault="00BD5CC7" w:rsidP="00780901">
      <w:pPr>
        <w:pStyle w:val="ListParagraph"/>
        <w:ind w:left="360"/>
        <w:rPr>
          <w:del w:id="350" w:author="Seth Phillips" w:date="2025-02-12T21:00:00Z" w16du:dateUtc="2025-02-13T03:00:00Z"/>
        </w:rPr>
      </w:pPr>
    </w:p>
    <w:p w14:paraId="0CC4D3BB" w14:textId="77777777" w:rsidR="00DF6A54" w:rsidRDefault="00DF6A54" w:rsidP="00DF6A54">
      <w:pPr>
        <w:rPr>
          <w:ins w:id="351" w:author="Seth Phillips" w:date="2025-02-12T21:00:00Z" w16du:dateUtc="2025-02-13T03:00:00Z"/>
        </w:rPr>
      </w:pPr>
      <w:ins w:id="352" w:author="Seth Phillips" w:date="2025-02-12T20:36:00Z" w16du:dateUtc="2025-02-13T03:00:00Z">
        <w:r w:rsidDel="00573FEF">
          <w:t xml:space="preserve">This write up was made with the help of AI. </w:t>
        </w:r>
      </w:ins>
      <w:ins w:id="353" w:author="Seth Phillips" w:date="2025-02-12T21:00:00Z" w16du:dateUtc="2025-02-13T03:00:00Z">
        <w:r>
          <w:t>– Seth Phillips</w:t>
        </w:r>
      </w:ins>
    </w:p>
    <w:p w14:paraId="75FB7144" w14:textId="77777777" w:rsidR="00DF6A54" w:rsidRPr="00DF3205" w:rsidRDefault="00DF6A54" w:rsidP="00DF6A54">
      <w:pPr>
        <w:pStyle w:val="Heading2"/>
        <w:rPr>
          <w:ins w:id="354" w:author="Seth Phillips" w:date="2025-02-12T21:00:00Z" w16du:dateUtc="2025-02-13T03:00:00Z"/>
          <w:color w:val="000000" w:themeColor="text1"/>
          <w:u w:val="single"/>
        </w:rPr>
      </w:pPr>
      <w:ins w:id="355" w:author="Seth Phillips" w:date="2025-02-12T21:00:00Z" w16du:dateUtc="2025-02-13T03:00:00Z">
        <w:r w:rsidRPr="00DF3205">
          <w:rPr>
            <w:color w:val="000000" w:themeColor="text1"/>
            <w:u w:val="single"/>
          </w:rPr>
          <w:t xml:space="preserve">Objective </w:t>
        </w:r>
      </w:ins>
    </w:p>
    <w:p w14:paraId="4A3530B8" w14:textId="77777777" w:rsidR="00DF6A54" w:rsidRDefault="00DF6A54" w:rsidP="00DF6A54">
      <w:pPr>
        <w:rPr>
          <w:ins w:id="356" w:author="Seth Phillips" w:date="2025-02-12T21:00:00Z" w16du:dateUtc="2025-02-13T03:00:00Z"/>
        </w:rPr>
      </w:pPr>
      <w:ins w:id="357" w:author="Seth Phillips" w:date="2025-02-12T21:00:00Z" w16du:dateUtc="2025-02-13T03:00:00Z">
        <w:r>
          <w:t>To determine if our dataset contained potential biases</w:t>
        </w:r>
      </w:ins>
    </w:p>
    <w:p w14:paraId="759AD5C9" w14:textId="77777777" w:rsidR="00DF6A54" w:rsidRPr="00DF3205" w:rsidRDefault="00DF6A54" w:rsidP="00DF6A54">
      <w:pPr>
        <w:pStyle w:val="Heading2"/>
        <w:rPr>
          <w:ins w:id="358" w:author="Seth Phillips" w:date="2025-02-12T21:00:00Z" w16du:dateUtc="2025-02-13T03:00:00Z"/>
          <w:color w:val="000000" w:themeColor="text1"/>
          <w:u w:val="single"/>
        </w:rPr>
      </w:pPr>
      <w:ins w:id="359" w:author="Seth Phillips" w:date="2025-02-12T21:00:00Z" w16du:dateUtc="2025-02-13T03:00:00Z">
        <w:r w:rsidRPr="00DF3205">
          <w:rPr>
            <w:color w:val="000000" w:themeColor="text1"/>
            <w:u w:val="single"/>
          </w:rPr>
          <w:t>Selected Features for Bias Analysis</w:t>
        </w:r>
      </w:ins>
    </w:p>
    <w:p w14:paraId="50088325" w14:textId="77777777" w:rsidR="00DF6A54" w:rsidRDefault="00DF6A54" w:rsidP="00DF6A54">
      <w:pPr>
        <w:rPr>
          <w:ins w:id="360" w:author="Seth Phillips" w:date="2025-02-12T21:00:00Z" w16du:dateUtc="2025-02-13T03:00:00Z"/>
          <w:b/>
          <w:bCs/>
        </w:rPr>
      </w:pPr>
      <w:ins w:id="361" w:author="Seth Phillips" w:date="2025-02-12T21:00:00Z" w16du:dateUtc="2025-02-13T03:00:00Z">
        <w:r w:rsidRPr="007725BE">
          <w:rPr>
            <w:b/>
            <w:bCs/>
          </w:rPr>
          <w:t>Target Variable</w:t>
        </w:r>
      </w:ins>
    </w:p>
    <w:p w14:paraId="719BF755" w14:textId="77777777" w:rsidR="00DF6A54" w:rsidRDefault="00DF6A54" w:rsidP="00DF6A54">
      <w:pPr>
        <w:pStyle w:val="ListParagraph"/>
        <w:numPr>
          <w:ilvl w:val="0"/>
          <w:numId w:val="11"/>
        </w:numPr>
        <w:rPr>
          <w:ins w:id="362" w:author="Seth Phillips" w:date="2025-02-12T21:00:00Z" w16du:dateUtc="2025-02-13T03:00:00Z"/>
        </w:rPr>
      </w:pPr>
      <w:ins w:id="363" w:author="Seth Phillips" w:date="2025-02-12T21:00:00Z" w16du:dateUtc="2025-02-13T03:00:00Z">
        <w:r>
          <w:t>SeriousDlqin2yrs</w:t>
        </w:r>
      </w:ins>
    </w:p>
    <w:p w14:paraId="076C705E" w14:textId="77777777" w:rsidR="00DF6A54" w:rsidRDefault="00DF6A54" w:rsidP="00DF6A54">
      <w:pPr>
        <w:rPr>
          <w:ins w:id="364" w:author="Seth Phillips" w:date="2025-02-12T21:00:00Z" w16du:dateUtc="2025-02-13T03:00:00Z"/>
        </w:rPr>
      </w:pPr>
      <w:ins w:id="365" w:author="Seth Phillips" w:date="2025-02-12T21:00:00Z" w16du:dateUtc="2025-02-13T03:00:00Z">
        <w:r w:rsidRPr="007725BE">
          <w:rPr>
            <w:b/>
            <w:bCs/>
          </w:rPr>
          <w:t>Selected Features</w:t>
        </w:r>
      </w:ins>
    </w:p>
    <w:p w14:paraId="661F7C9F" w14:textId="77777777" w:rsidR="00DF6A54" w:rsidRDefault="00DF6A54" w:rsidP="00DF6A54">
      <w:pPr>
        <w:pStyle w:val="ListParagraph"/>
        <w:numPr>
          <w:ilvl w:val="0"/>
          <w:numId w:val="10"/>
        </w:numPr>
        <w:rPr>
          <w:ins w:id="366" w:author="Seth Phillips" w:date="2025-02-12T21:00:00Z" w16du:dateUtc="2025-02-13T03:00:00Z"/>
        </w:rPr>
      </w:pPr>
      <w:ins w:id="367" w:author="Seth Phillips" w:date="2025-02-12T21:00:00Z" w16du:dateUtc="2025-02-13T03:00:00Z">
        <w:r w:rsidRPr="00710193">
          <w:t>NumberOfTime30-59DaysPastDueNotWorse</w:t>
        </w:r>
      </w:ins>
    </w:p>
    <w:p w14:paraId="60FCBB9F" w14:textId="77777777" w:rsidR="00DF6A54" w:rsidRDefault="00DF6A54" w:rsidP="00DF6A54">
      <w:pPr>
        <w:pStyle w:val="ListParagraph"/>
        <w:numPr>
          <w:ilvl w:val="0"/>
          <w:numId w:val="10"/>
        </w:numPr>
        <w:rPr>
          <w:ins w:id="368" w:author="Seth Phillips" w:date="2025-02-12T21:00:00Z" w16du:dateUtc="2025-02-13T03:00:00Z"/>
        </w:rPr>
      </w:pPr>
      <w:ins w:id="369" w:author="Seth Phillips" w:date="2025-02-12T21:00:00Z" w16du:dateUtc="2025-02-13T03:00:00Z">
        <w:r>
          <w:t>DebtRatio</w:t>
        </w:r>
      </w:ins>
    </w:p>
    <w:p w14:paraId="5AB6B720" w14:textId="77777777" w:rsidR="00DF6A54" w:rsidRPr="00DF3205" w:rsidRDefault="00DF6A54" w:rsidP="00DF6A54">
      <w:pPr>
        <w:rPr>
          <w:ins w:id="370" w:author="Seth Phillips" w:date="2025-02-12T21:00:00Z" w16du:dateUtc="2025-02-13T03:00:00Z"/>
          <w:rFonts w:asciiTheme="majorHAnsi" w:eastAsiaTheme="majorEastAsia" w:hAnsiTheme="majorHAnsi" w:cstheme="majorBidi"/>
          <w:color w:val="000000" w:themeColor="text1"/>
          <w:sz w:val="32"/>
          <w:szCs w:val="32"/>
          <w:u w:val="single"/>
        </w:rPr>
      </w:pPr>
      <w:ins w:id="371" w:author="Seth Phillips" w:date="2025-02-12T21:00:00Z" w16du:dateUtc="2025-02-13T03:00:00Z">
        <w:r w:rsidRPr="00DF3205">
          <w:rPr>
            <w:rFonts w:asciiTheme="majorHAnsi" w:eastAsiaTheme="majorEastAsia" w:hAnsiTheme="majorHAnsi" w:cstheme="majorBidi"/>
            <w:color w:val="000000" w:themeColor="text1"/>
            <w:sz w:val="32"/>
            <w:szCs w:val="32"/>
            <w:u w:val="single"/>
          </w:rPr>
          <w:t>Methodology</w:t>
        </w:r>
      </w:ins>
    </w:p>
    <w:p w14:paraId="2E9C23D6" w14:textId="77777777" w:rsidR="00DF6A54" w:rsidRDefault="00DF6A54" w:rsidP="00DF6A54">
      <w:pPr>
        <w:rPr>
          <w:ins w:id="372" w:author="Seth Phillips" w:date="2025-02-12T21:00:00Z" w16du:dateUtc="2025-02-13T03:00:00Z"/>
        </w:rPr>
      </w:pPr>
      <w:ins w:id="373" w:author="Seth Phillips" w:date="2025-02-12T21:00:00Z" w16du:dateUtc="2025-02-13T03:00:00Z">
        <w:r>
          <w:t>Began the analysis by performing the following:</w:t>
        </w:r>
      </w:ins>
    </w:p>
    <w:p w14:paraId="3717A115" w14:textId="77777777" w:rsidR="00DF6A54" w:rsidRDefault="00DF6A54" w:rsidP="00DF6A54">
      <w:pPr>
        <w:pStyle w:val="ListParagraph"/>
        <w:numPr>
          <w:ilvl w:val="0"/>
          <w:numId w:val="12"/>
        </w:numPr>
        <w:rPr>
          <w:ins w:id="374" w:author="Seth Phillips" w:date="2025-02-12T21:00:00Z" w16du:dateUtc="2025-02-13T03:00:00Z"/>
        </w:rPr>
      </w:pPr>
      <w:ins w:id="375" w:author="Seth Phillips" w:date="2025-02-12T21:00:00Z" w16du:dateUtc="2025-02-13T03:00:00Z">
        <w:r>
          <w:t>Data Cleaning and Preprocessing</w:t>
        </w:r>
      </w:ins>
    </w:p>
    <w:p w14:paraId="208B8264" w14:textId="77777777" w:rsidR="00DF6A54" w:rsidRDefault="00DF6A54" w:rsidP="00DF6A54">
      <w:pPr>
        <w:pStyle w:val="ListParagraph"/>
        <w:numPr>
          <w:ilvl w:val="1"/>
          <w:numId w:val="12"/>
        </w:numPr>
        <w:rPr>
          <w:ins w:id="376" w:author="Seth Phillips" w:date="2025-02-12T21:00:00Z" w16du:dateUtc="2025-02-13T03:00:00Z"/>
        </w:rPr>
      </w:pPr>
      <w:ins w:id="377" w:author="Seth Phillips" w:date="2025-02-12T21:00:00Z" w16du:dateUtc="2025-02-13T03:00:00Z">
        <w:r>
          <w:t>Identified missing values in the dataset (in ‘MonthlyIncome’ and ‘NumberOfDependents’</w:t>
        </w:r>
      </w:ins>
    </w:p>
    <w:p w14:paraId="2315EF0D" w14:textId="77777777" w:rsidR="00DF6A54" w:rsidRDefault="00DF6A54" w:rsidP="00DF6A54">
      <w:pPr>
        <w:pStyle w:val="ListParagraph"/>
        <w:numPr>
          <w:ilvl w:val="1"/>
          <w:numId w:val="12"/>
        </w:numPr>
        <w:rPr>
          <w:ins w:id="378" w:author="Seth Phillips" w:date="2025-02-12T21:00:00Z" w16du:dateUtc="2025-02-13T03:00:00Z"/>
        </w:rPr>
      </w:pPr>
      <w:ins w:id="379" w:author="Seth Phillips" w:date="2025-02-12T21:00:00Z" w16du:dateUtc="2025-02-13T03:00:00Z">
        <w:r>
          <w:t>Decided to fill NaN values with median for analysis</w:t>
        </w:r>
      </w:ins>
    </w:p>
    <w:p w14:paraId="1B808C75" w14:textId="77777777" w:rsidR="00DF6A54" w:rsidRDefault="00DF6A54" w:rsidP="00DF6A54">
      <w:pPr>
        <w:pStyle w:val="ListParagraph"/>
        <w:numPr>
          <w:ilvl w:val="0"/>
          <w:numId w:val="12"/>
        </w:numPr>
        <w:rPr>
          <w:ins w:id="380" w:author="Seth Phillips" w:date="2025-02-12T21:00:00Z" w16du:dateUtc="2025-02-13T03:00:00Z"/>
        </w:rPr>
      </w:pPr>
      <w:ins w:id="381" w:author="Seth Phillips" w:date="2025-02-12T21:00:00Z" w16du:dateUtc="2025-02-13T03:00:00Z">
        <w:r>
          <w:t>Exploratory Data Analysis</w:t>
        </w:r>
      </w:ins>
    </w:p>
    <w:p w14:paraId="2D9929F7" w14:textId="77777777" w:rsidR="00DF6A54" w:rsidRPr="009B5C0B" w:rsidRDefault="00DF6A54" w:rsidP="00DF6A54">
      <w:pPr>
        <w:pStyle w:val="ListParagraph"/>
        <w:numPr>
          <w:ilvl w:val="1"/>
          <w:numId w:val="12"/>
        </w:numPr>
        <w:rPr>
          <w:ins w:id="382" w:author="Seth Phillips" w:date="2025-02-12T21:00:00Z" w16du:dateUtc="2025-02-13T03:00:00Z"/>
        </w:rPr>
      </w:pPr>
      <w:ins w:id="383" w:author="Seth Phillips" w:date="2025-02-12T21:00:00Z" w16du:dateUtc="2025-02-13T03:00:00Z">
        <w:r w:rsidRPr="009B5C0B">
          <w:rPr>
            <w:rFonts w:ascii="Times New Roman" w:eastAsia="Times New Roman" w:hAnsi="Times New Roman" w:cs="Times New Roman"/>
            <w:kern w:val="0"/>
            <w:sz w:val="24"/>
            <w:szCs w:val="24"/>
            <w14:ligatures w14:val="none"/>
          </w:rPr>
          <w:t xml:space="preserve"> Delinquency rate analyzed across different age groups. </w:t>
        </w:r>
      </w:ins>
    </w:p>
    <w:p w14:paraId="67EBAAD1" w14:textId="77777777" w:rsidR="00DF6A54" w:rsidRPr="009B5C0B" w:rsidRDefault="00573FEF" w:rsidP="00DF6A54">
      <w:pPr>
        <w:pStyle w:val="ListParagraph"/>
        <w:numPr>
          <w:ilvl w:val="1"/>
          <w:numId w:val="12"/>
        </w:numPr>
        <w:rPr>
          <w:ins w:id="384" w:author="Seth Phillips" w:date="2025-02-12T21:00:00Z" w16du:dateUtc="2025-02-13T03:00:00Z"/>
        </w:rPr>
      </w:pPr>
      <w:ins w:id="385" w:author="Seth Phillips" w:date="2025-02-12T21:00:00Z" w16du:dateUtc="2025-02-13T03:00:00Z">
        <w:r w:rsidRPr="009B5C0B">
          <w:rPr>
            <w:rFonts w:ascii="Times New Roman" w:eastAsia="Times New Roman" w:hAnsi="Times New Roman" w:cs="Times New Roman"/>
            <w:sz w:val="24"/>
            <w:szCs w:val="24"/>
          </w:rPr>
          <w:t xml:space="preserve"> Distribution of 'MonthlyIncome</w:t>
        </w:r>
      </w:ins>
      <w:r w:rsidR="00DF6A54" w:rsidRPr="009B5C0B">
        <w:rPr>
          <w:rFonts w:ascii="Times New Roman" w:eastAsia="Times New Roman" w:hAnsi="Times New Roman" w:cs="Times New Roman"/>
          <w:kern w:val="0"/>
          <w:sz w:val="24"/>
          <w:szCs w:val="24"/>
          <w14:ligatures w14:val="none"/>
        </w:rPr>
        <w:t xml:space="preserve">' examined. </w:t>
      </w:r>
    </w:p>
    <w:p w14:paraId="5704F5B5" w14:textId="77777777" w:rsidR="00DF6A54" w:rsidRPr="009B5C0B" w:rsidRDefault="00573FEF" w:rsidP="00DF6A54">
      <w:pPr>
        <w:pStyle w:val="ListParagraph"/>
        <w:numPr>
          <w:ilvl w:val="1"/>
          <w:numId w:val="12"/>
        </w:numPr>
        <w:rPr>
          <w:ins w:id="386" w:author="Seth Phillips" w:date="2025-02-12T21:00:00Z" w16du:dateUtc="2025-02-13T03:00:00Z"/>
        </w:rPr>
      </w:pPr>
      <w:ins w:id="387" w:author="Seth Phillips" w:date="2025-02-12T21:00:00Z" w16du:dateUtc="2025-02-13T03:00:00Z">
        <w:r w:rsidRPr="009B5C0B">
          <w:rPr>
            <w:rFonts w:ascii="Times New Roman" w:eastAsia="Times New Roman" w:hAnsi="Times New Roman" w:cs="Times New Roman"/>
            <w:sz w:val="24"/>
            <w:szCs w:val="24"/>
          </w:rPr>
          <w:t>Relationships between key features ('NumberOfTime30-59DaysPastDueNotWorse', 'NumberRealEstateLoansOrLines</w:t>
        </w:r>
      </w:ins>
      <w:r w:rsidR="00DF6A54" w:rsidRPr="009B5C0B">
        <w:rPr>
          <w:rFonts w:ascii="Times New Roman" w:eastAsia="Times New Roman" w:hAnsi="Times New Roman" w:cs="Times New Roman"/>
          <w:kern w:val="0"/>
          <w:sz w:val="24"/>
          <w:szCs w:val="24"/>
          <w14:ligatures w14:val="none"/>
        </w:rPr>
        <w:t xml:space="preserve">') and the target variable ('SeriousDlqin2yrs') explored. </w:t>
      </w:r>
    </w:p>
    <w:p w14:paraId="7452FC2A" w14:textId="77777777" w:rsidR="00DF6A54" w:rsidRPr="009B5C0B" w:rsidRDefault="00573FEF" w:rsidP="00DF6A54">
      <w:pPr>
        <w:pStyle w:val="ListParagraph"/>
        <w:numPr>
          <w:ilvl w:val="1"/>
          <w:numId w:val="12"/>
        </w:numPr>
        <w:rPr>
          <w:ins w:id="388" w:author="Seth Phillips" w:date="2025-02-12T21:00:00Z" w16du:dateUtc="2025-02-13T03:00:00Z"/>
        </w:rPr>
      </w:pPr>
      <w:ins w:id="389" w:author="Seth Phillips" w:date="2025-02-12T21:00:00Z" w16du:dateUtc="2025-02-13T03:00:00Z">
        <w:r w:rsidRPr="009B5C0B">
          <w:rPr>
            <w:rFonts w:ascii="Times New Roman" w:eastAsia="Times New Roman" w:hAnsi="Times New Roman" w:cs="Times New Roman"/>
            <w:sz w:val="24"/>
            <w:szCs w:val="24"/>
          </w:rPr>
          <w:t>Potential biases in key features, particularly 'DebtRatio</w:t>
        </w:r>
      </w:ins>
      <w:r w:rsidR="00DF6A54" w:rsidRPr="009B5C0B">
        <w:rPr>
          <w:rFonts w:ascii="Times New Roman" w:eastAsia="Times New Roman" w:hAnsi="Times New Roman" w:cs="Times New Roman"/>
          <w:kern w:val="0"/>
          <w:sz w:val="24"/>
          <w:szCs w:val="24"/>
          <w14:ligatures w14:val="none"/>
        </w:rPr>
        <w:t xml:space="preserve">', investigated. </w:t>
      </w:r>
    </w:p>
    <w:p w14:paraId="2EA0C82D" w14:textId="77777777" w:rsidR="00DF6A54" w:rsidRPr="003838D7" w:rsidRDefault="00DF6A54" w:rsidP="00DF6A54">
      <w:pPr>
        <w:pStyle w:val="ListParagraph"/>
        <w:numPr>
          <w:ilvl w:val="1"/>
          <w:numId w:val="12"/>
        </w:numPr>
        <w:rPr>
          <w:ins w:id="390" w:author="Seth Phillips" w:date="2025-02-12T21:00:00Z" w16du:dateUtc="2025-02-13T03:00:00Z"/>
        </w:rPr>
      </w:pPr>
      <w:ins w:id="391" w:author="Seth Phillips" w:date="2025-02-12T21:00:00Z" w16du:dateUtc="2025-02-13T03:00:00Z">
        <w:r w:rsidRPr="009B5C0B">
          <w:rPr>
            <w:rFonts w:ascii="Times New Roman" w:eastAsia="Times New Roman" w:hAnsi="Times New Roman" w:cs="Times New Roman"/>
            <w:kern w:val="0"/>
            <w:sz w:val="24"/>
            <w:szCs w:val="24"/>
            <w14:ligatures w14:val="none"/>
          </w:rPr>
          <w:t>Correlation heatmap generated to visualize relationships between variables.</w:t>
        </w:r>
      </w:ins>
    </w:p>
    <w:p w14:paraId="692C35FF" w14:textId="77777777" w:rsidR="00DF6A54" w:rsidRPr="00DA33E3" w:rsidRDefault="00DF6A54" w:rsidP="00DF6A54">
      <w:pPr>
        <w:pStyle w:val="ListParagraph"/>
        <w:numPr>
          <w:ilvl w:val="0"/>
          <w:numId w:val="12"/>
        </w:numPr>
        <w:rPr>
          <w:ins w:id="392" w:author="Seth Phillips" w:date="2025-02-12T21:00:00Z" w16du:dateUtc="2025-02-13T03:00:00Z"/>
        </w:rPr>
      </w:pPr>
      <w:ins w:id="393" w:author="Seth Phillips" w:date="2025-02-12T21:00:00Z" w16du:dateUtc="2025-02-13T03:00:00Z">
        <w:r w:rsidRPr="00DA33E3">
          <w:rPr>
            <w:rFonts w:ascii="Times New Roman" w:eastAsia="Times New Roman" w:hAnsi="Times New Roman" w:cs="Times New Roman"/>
            <w:kern w:val="0"/>
            <w:sz w:val="24"/>
            <w:szCs w:val="24"/>
            <w14:ligatures w14:val="none"/>
          </w:rPr>
          <w:t>Modeling:</w:t>
        </w:r>
      </w:ins>
    </w:p>
    <w:p w14:paraId="602054B2" w14:textId="77777777" w:rsidR="00DF6A54" w:rsidRPr="00DA33E3" w:rsidRDefault="00DF6A54" w:rsidP="00DF6A54">
      <w:pPr>
        <w:pStyle w:val="ListParagraph"/>
        <w:numPr>
          <w:ilvl w:val="1"/>
          <w:numId w:val="12"/>
        </w:numPr>
        <w:rPr>
          <w:ins w:id="394" w:author="Seth Phillips" w:date="2025-02-12T21:00:00Z" w16du:dateUtc="2025-02-13T03:00:00Z"/>
        </w:rPr>
      </w:pPr>
      <w:ins w:id="395" w:author="Seth Phillips" w:date="2025-02-12T21:00:00Z" w16du:dateUtc="2025-02-13T03:00:00Z">
        <w:r w:rsidRPr="00DA33E3">
          <w:rPr>
            <w:rFonts w:ascii="Times New Roman" w:eastAsia="Times New Roman" w:hAnsi="Times New Roman" w:cs="Times New Roman"/>
            <w:kern w:val="0"/>
            <w:sz w:val="24"/>
            <w:szCs w:val="24"/>
            <w14:ligatures w14:val="none"/>
          </w:rPr>
          <w:t>Logistic regression model chosen for predicting 'SeriousDlqin2yrs'.</w:t>
        </w:r>
      </w:ins>
    </w:p>
    <w:p w14:paraId="535E216E" w14:textId="77777777" w:rsidR="00DF6A54" w:rsidRPr="005378C5" w:rsidRDefault="00573FEF" w:rsidP="00DF6A54">
      <w:pPr>
        <w:pStyle w:val="ListParagraph"/>
        <w:numPr>
          <w:ilvl w:val="1"/>
          <w:numId w:val="12"/>
        </w:numPr>
        <w:rPr>
          <w:ins w:id="396" w:author="Seth Phillips" w:date="2025-02-12T21:00:00Z" w16du:dateUtc="2025-02-13T03:00:00Z"/>
        </w:rPr>
      </w:pPr>
      <w:ins w:id="397" w:author="Seth Phillips" w:date="2025-02-12T21:00:00Z" w16du:dateUtc="2025-02-13T03:00:00Z">
        <w:r w:rsidRPr="00DA33E3">
          <w:rPr>
            <w:rFonts w:ascii="Times New Roman" w:eastAsia="Times New Roman" w:hAnsi="Times New Roman" w:cs="Times New Roman"/>
            <w:sz w:val="24"/>
            <w:szCs w:val="24"/>
          </w:rPr>
          <w:t>Features selected for the model: 'NumberOfTime30-59DaysPastDueNotWorse' and 'DebtRatio</w:t>
        </w:r>
      </w:ins>
      <w:r w:rsidR="00DF6A54" w:rsidRPr="00DA33E3">
        <w:rPr>
          <w:rFonts w:ascii="Times New Roman" w:eastAsia="Times New Roman" w:hAnsi="Times New Roman" w:cs="Times New Roman"/>
          <w:kern w:val="0"/>
          <w:sz w:val="24"/>
          <w:szCs w:val="24"/>
          <w14:ligatures w14:val="none"/>
        </w:rPr>
        <w:t>'.</w:t>
      </w:r>
    </w:p>
    <w:p w14:paraId="5D3560F6" w14:textId="77777777" w:rsidR="00DF6A54" w:rsidRPr="005378C5" w:rsidRDefault="00DF6A54" w:rsidP="00DF6A54">
      <w:pPr>
        <w:pStyle w:val="ListParagraph"/>
        <w:numPr>
          <w:ilvl w:val="1"/>
          <w:numId w:val="12"/>
        </w:numPr>
        <w:rPr>
          <w:ins w:id="398" w:author="Seth Phillips" w:date="2025-02-12T21:00:00Z" w16du:dateUtc="2025-02-13T03:00:00Z"/>
        </w:rPr>
      </w:pPr>
      <w:ins w:id="399" w:author="Seth Phillips" w:date="2025-02-12T21:00:00Z" w16du:dateUtc="2025-02-13T03:00:00Z">
        <w:r w:rsidRPr="005378C5">
          <w:rPr>
            <w:rFonts w:ascii="Times New Roman" w:eastAsia="Times New Roman" w:hAnsi="Times New Roman" w:cs="Times New Roman"/>
            <w:kern w:val="0"/>
            <w:sz w:val="24"/>
            <w:szCs w:val="24"/>
            <w14:ligatures w14:val="none"/>
          </w:rPr>
          <w:t>Data split into training and testing sets (70/30 split) with stratification to maintain class balance in both sets.</w:t>
        </w:r>
      </w:ins>
    </w:p>
    <w:p w14:paraId="63D59BB3" w14:textId="77777777" w:rsidR="00DF6A54" w:rsidRPr="00CF2D34" w:rsidRDefault="00DF6A54" w:rsidP="00DF6A54">
      <w:pPr>
        <w:pStyle w:val="ListParagraph"/>
        <w:numPr>
          <w:ilvl w:val="1"/>
          <w:numId w:val="12"/>
        </w:numPr>
        <w:rPr>
          <w:ins w:id="400" w:author="Seth Phillips" w:date="2025-02-12T21:00:00Z" w16du:dateUtc="2025-02-13T03:00:00Z"/>
        </w:rPr>
      </w:pPr>
      <w:ins w:id="401" w:author="Seth Phillips" w:date="2025-02-12T21:00:00Z" w16du:dateUtc="2025-02-13T03:00:00Z">
        <w:r w:rsidRPr="005378C5">
          <w:rPr>
            <w:rFonts w:ascii="Times New Roman" w:eastAsia="Times New Roman" w:hAnsi="Times New Roman" w:cs="Times New Roman"/>
            <w:kern w:val="0"/>
            <w:sz w:val="24"/>
            <w:szCs w:val="24"/>
            <w14:ligatures w14:val="none"/>
          </w:rPr>
          <w:t>Logistic regression model trained on the training data.</w:t>
        </w:r>
      </w:ins>
    </w:p>
    <w:p w14:paraId="14C3162B" w14:textId="77777777" w:rsidR="00DF6A54" w:rsidRDefault="00DF6A54" w:rsidP="00DF6A54">
      <w:pPr>
        <w:pStyle w:val="ListParagraph"/>
        <w:numPr>
          <w:ilvl w:val="0"/>
          <w:numId w:val="12"/>
        </w:numPr>
        <w:rPr>
          <w:ins w:id="402" w:author="Seth Phillips" w:date="2025-02-12T21:00:00Z" w16du:dateUtc="2025-02-13T03:00:00Z"/>
        </w:rPr>
      </w:pPr>
      <w:ins w:id="403" w:author="Seth Phillips" w:date="2025-02-12T21:00:00Z" w16du:dateUtc="2025-02-13T03:00:00Z">
        <w:r>
          <w:t>Model Evaluation</w:t>
        </w:r>
      </w:ins>
    </w:p>
    <w:p w14:paraId="1B3637EE" w14:textId="77777777" w:rsidR="00DF6A54" w:rsidRDefault="00DF6A54" w:rsidP="00DF6A54">
      <w:pPr>
        <w:pStyle w:val="ListParagraph"/>
        <w:numPr>
          <w:ilvl w:val="1"/>
          <w:numId w:val="12"/>
        </w:numPr>
        <w:rPr>
          <w:ins w:id="404" w:author="Seth Phillips" w:date="2025-02-12T21:00:00Z" w16du:dateUtc="2025-02-13T03:00:00Z"/>
        </w:rPr>
      </w:pPr>
      <w:ins w:id="405" w:author="Seth Phillips" w:date="2025-02-12T21:00:00Z" w16du:dateUtc="2025-02-13T03:00:00Z">
        <w:r>
          <w:t>Model performance evaluated using a classification report (precision, recall, F1 – score)</w:t>
        </w:r>
      </w:ins>
    </w:p>
    <w:p w14:paraId="0A0C63CE" w14:textId="77777777" w:rsidR="00DF6A54" w:rsidRDefault="00DF6A54" w:rsidP="00DF6A54">
      <w:pPr>
        <w:pStyle w:val="ListParagraph"/>
        <w:numPr>
          <w:ilvl w:val="0"/>
          <w:numId w:val="12"/>
        </w:numPr>
        <w:rPr>
          <w:ins w:id="406" w:author="Seth Phillips" w:date="2025-02-12T21:00:00Z" w16du:dateUtc="2025-02-13T03:00:00Z"/>
        </w:rPr>
      </w:pPr>
      <w:ins w:id="407" w:author="Seth Phillips" w:date="2025-02-12T21:00:00Z" w16du:dateUtc="2025-02-13T03:00:00Z">
        <w:r>
          <w:t>Feature Importance derived from the logistic regression coefficients</w:t>
        </w:r>
      </w:ins>
    </w:p>
    <w:p w14:paraId="185D8E1C" w14:textId="77777777" w:rsidR="00DF6A54" w:rsidRDefault="00DF6A54" w:rsidP="00DF6A54">
      <w:pPr>
        <w:pStyle w:val="ListParagraph"/>
        <w:rPr>
          <w:ins w:id="408" w:author="Seth Phillips" w:date="2025-02-12T21:00:00Z" w16du:dateUtc="2025-02-13T03:00:00Z"/>
        </w:rPr>
      </w:pPr>
    </w:p>
    <w:p w14:paraId="58218B75" w14:textId="77777777" w:rsidR="00DF6A54" w:rsidRDefault="00DF6A54" w:rsidP="00DF6A54">
      <w:pPr>
        <w:pStyle w:val="ListParagraph"/>
        <w:ind w:left="360"/>
        <w:rPr>
          <w:ins w:id="409" w:author="Seth Phillips" w:date="2025-02-12T21:00:00Z" w16du:dateUtc="2025-02-13T03:00:00Z"/>
          <w:rFonts w:asciiTheme="majorHAnsi" w:eastAsiaTheme="majorEastAsia" w:hAnsiTheme="majorHAnsi" w:cstheme="majorBidi"/>
          <w:color w:val="000000" w:themeColor="text1"/>
          <w:sz w:val="32"/>
          <w:szCs w:val="32"/>
          <w:u w:val="single"/>
        </w:rPr>
      </w:pPr>
      <w:ins w:id="410" w:author="Seth Phillips" w:date="2025-02-12T21:00:00Z" w16du:dateUtc="2025-02-13T03:00:00Z">
        <w:r w:rsidRPr="00555AF8">
          <w:rPr>
            <w:rFonts w:asciiTheme="majorHAnsi" w:eastAsiaTheme="majorEastAsia" w:hAnsiTheme="majorHAnsi" w:cstheme="majorBidi"/>
            <w:color w:val="000000" w:themeColor="text1"/>
            <w:sz w:val="32"/>
            <w:szCs w:val="32"/>
            <w:u w:val="single"/>
          </w:rPr>
          <w:t>Summary</w:t>
        </w:r>
      </w:ins>
    </w:p>
    <w:p w14:paraId="19EFE5B1" w14:textId="77777777" w:rsidR="00DF6A54" w:rsidRDefault="00DF6A54" w:rsidP="00DF6A54">
      <w:pPr>
        <w:pStyle w:val="ListParagraph"/>
        <w:ind w:left="360"/>
        <w:rPr>
          <w:ins w:id="411" w:author="Seth Phillips" w:date="2025-02-12T21:00:00Z" w16du:dateUtc="2025-02-13T03:00:00Z"/>
        </w:rPr>
      </w:pPr>
      <w:ins w:id="412" w:author="Seth Phillips" w:date="2025-02-12T21:00:00Z" w16du:dateUtc="2025-02-13T03:00:00Z">
        <w:r w:rsidRPr="008675E5">
          <w:t>The analysis revealed a strong correlation between the number of times a borrower was 30-59 days past due and the likelihood of serious delinquency. The logistic regression model achieved a high accuracy (93%) in predicting serious delinquency. However, further analysis revealed that the model's performance varied across different age groups, with lower accuracy for younger borrowers.</w:t>
        </w:r>
        <w:r>
          <w:t xml:space="preserve"> </w:t>
        </w:r>
        <w:r w:rsidRPr="00912132">
          <w:t>This suggests a potential age-related bias in the model, possibly due to limited credit history for younger individuals. Additionally, the 'DebtRatio' variable was identified as an important predictor, but it's crucial to investigate whether this variable might be a proxy for other socioeconomic factors that could introduce bias.</w:t>
        </w:r>
      </w:ins>
    </w:p>
    <w:p w14:paraId="234B7724" w14:textId="77777777" w:rsidR="00DF6A54" w:rsidRDefault="00DF6A54" w:rsidP="00DF6A54">
      <w:pPr>
        <w:pStyle w:val="ListParagraph"/>
        <w:ind w:left="360"/>
        <w:rPr>
          <w:ins w:id="413" w:author="Seth Phillips" w:date="2025-02-12T21:00:00Z" w16du:dateUtc="2025-02-13T03:00:00Z"/>
        </w:rPr>
      </w:pPr>
    </w:p>
    <w:p w14:paraId="212670A1" w14:textId="77777777" w:rsidR="00DF6A54" w:rsidRDefault="00DF6A54" w:rsidP="00DF6A54">
      <w:pPr>
        <w:pStyle w:val="ListParagraph"/>
        <w:ind w:left="360"/>
        <w:rPr>
          <w:ins w:id="414" w:author="Seth Phillips" w:date="2025-02-12T21:00:00Z" w16du:dateUtc="2025-02-13T03:00:00Z"/>
          <w:rFonts w:asciiTheme="majorHAnsi" w:eastAsiaTheme="majorEastAsia" w:hAnsiTheme="majorHAnsi" w:cstheme="majorBidi"/>
          <w:color w:val="000000" w:themeColor="text1"/>
          <w:sz w:val="32"/>
          <w:szCs w:val="32"/>
          <w:u w:val="single"/>
        </w:rPr>
      </w:pPr>
      <w:ins w:id="415" w:author="Seth Phillips" w:date="2025-02-12T21:00:00Z" w16du:dateUtc="2025-02-13T03:00:00Z">
        <w:r>
          <w:rPr>
            <w:rFonts w:asciiTheme="majorHAnsi" w:eastAsiaTheme="majorEastAsia" w:hAnsiTheme="majorHAnsi" w:cstheme="majorBidi"/>
            <w:color w:val="000000" w:themeColor="text1"/>
            <w:sz w:val="32"/>
            <w:szCs w:val="32"/>
            <w:u w:val="single"/>
          </w:rPr>
          <w:t>Visuals</w:t>
        </w:r>
      </w:ins>
    </w:p>
    <w:p w14:paraId="5ABB8E14" w14:textId="77777777" w:rsidR="00DF6A54" w:rsidRDefault="00DF6A54" w:rsidP="00DF6A54">
      <w:pPr>
        <w:pStyle w:val="ListParagraph"/>
        <w:ind w:left="360"/>
        <w:rPr>
          <w:ins w:id="416" w:author="Seth Phillips" w:date="2025-02-12T21:00:00Z" w16du:dateUtc="2025-02-13T03:00:00Z"/>
          <w:rFonts w:asciiTheme="majorHAnsi" w:eastAsiaTheme="majorEastAsia" w:hAnsiTheme="majorHAnsi" w:cstheme="majorBidi"/>
          <w:color w:val="000000" w:themeColor="text1"/>
          <w:sz w:val="32"/>
          <w:szCs w:val="32"/>
          <w:u w:val="single"/>
        </w:rPr>
      </w:pPr>
    </w:p>
    <w:p w14:paraId="68467AF1" w14:textId="77777777" w:rsidR="00DF6A54" w:rsidRDefault="00DF6A54" w:rsidP="00DF6A54">
      <w:pPr>
        <w:pStyle w:val="ListParagraph"/>
        <w:ind w:left="360"/>
        <w:rPr>
          <w:ins w:id="417" w:author="Seth Phillips" w:date="2025-02-12T21:00:00Z" w16du:dateUtc="2025-02-13T03:00:00Z"/>
          <w:rFonts w:asciiTheme="majorHAnsi" w:eastAsiaTheme="majorEastAsia" w:hAnsiTheme="majorHAnsi" w:cstheme="majorBidi"/>
          <w:color w:val="000000" w:themeColor="text1"/>
          <w:sz w:val="32"/>
          <w:szCs w:val="32"/>
          <w:u w:val="single"/>
        </w:rPr>
      </w:pPr>
      <w:ins w:id="418" w:author="Seth Phillips" w:date="2025-02-12T21:00:00Z" w16du:dateUtc="2025-02-13T03:00:00Z">
        <w:r>
          <w:rPr>
            <w:noProof/>
          </w:rPr>
          <w:drawing>
            <wp:inline distT="0" distB="0" distL="0" distR="0" wp14:anchorId="2734835F" wp14:editId="24A09021">
              <wp:extent cx="5943600" cy="3478530"/>
              <wp:effectExtent l="0" t="0" r="0" b="1270"/>
              <wp:docPr id="107729074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478530"/>
                      </a:xfrm>
                      <a:prstGeom prst="rect">
                        <a:avLst/>
                      </a:prstGeom>
                    </pic:spPr>
                  </pic:pic>
                </a:graphicData>
              </a:graphic>
            </wp:inline>
          </w:drawing>
        </w:r>
      </w:ins>
    </w:p>
    <w:p w14:paraId="72E75C0B" w14:textId="77777777" w:rsidR="00DF6A54" w:rsidRDefault="00DF6A54" w:rsidP="00DF6A54">
      <w:pPr>
        <w:pStyle w:val="ListParagraph"/>
        <w:ind w:left="360"/>
        <w:rPr>
          <w:ins w:id="419" w:author="Seth Phillips" w:date="2025-02-12T21:00:00Z" w16du:dateUtc="2025-02-13T03:00:00Z"/>
        </w:rPr>
      </w:pPr>
    </w:p>
    <w:p w14:paraId="30C312CD" w14:textId="77777777" w:rsidR="00DF6A54" w:rsidRDefault="00DF6A54" w:rsidP="00DF6A54">
      <w:pPr>
        <w:pStyle w:val="ListParagraph"/>
        <w:ind w:left="360"/>
        <w:rPr>
          <w:ins w:id="420" w:author="Seth Phillips" w:date="2025-02-12T21:00:00Z" w16du:dateUtc="2025-02-13T03:00:00Z"/>
        </w:rPr>
      </w:pPr>
      <w:ins w:id="421" w:author="Seth Phillips" w:date="2025-02-12T21:00:00Z" w16du:dateUtc="2025-02-13T03:00:00Z">
        <w:r>
          <w:rPr>
            <w:noProof/>
          </w:rPr>
          <w:drawing>
            <wp:inline distT="0" distB="0" distL="0" distR="0" wp14:anchorId="3EC619CE" wp14:editId="50D8C92E">
              <wp:extent cx="5943600" cy="3274695"/>
              <wp:effectExtent l="0" t="0" r="0" b="1905"/>
              <wp:docPr id="568313158" name="Picture 1" descr="A graph of a number of ti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ins>
    </w:p>
    <w:p w14:paraId="46B4FF3D" w14:textId="77777777" w:rsidR="00DF6A54" w:rsidRDefault="00DF6A54" w:rsidP="00DF6A54">
      <w:pPr>
        <w:pStyle w:val="ListParagraph"/>
        <w:ind w:left="360"/>
        <w:rPr>
          <w:ins w:id="422" w:author="Seth Phillips" w:date="2025-02-12T21:00:00Z" w16du:dateUtc="2025-02-13T03:00:00Z"/>
        </w:rPr>
      </w:pPr>
    </w:p>
    <w:p w14:paraId="28B0ACEA" w14:textId="77777777" w:rsidR="00DF6A54" w:rsidRDefault="00DF6A54" w:rsidP="00DF6A54">
      <w:pPr>
        <w:pStyle w:val="ListParagraph"/>
        <w:ind w:left="360"/>
        <w:rPr>
          <w:ins w:id="423" w:author="Seth Phillips" w:date="2025-02-12T21:00:00Z" w16du:dateUtc="2025-02-13T03:00:00Z"/>
        </w:rPr>
      </w:pPr>
      <w:ins w:id="424" w:author="Seth Phillips" w:date="2025-02-12T21:00:00Z" w16du:dateUtc="2025-02-13T03:00:00Z">
        <w:r>
          <w:rPr>
            <w:noProof/>
          </w:rPr>
          <w:drawing>
            <wp:inline distT="0" distB="0" distL="0" distR="0" wp14:anchorId="27AABF48" wp14:editId="5C78F144">
              <wp:extent cx="5943600" cy="3274695"/>
              <wp:effectExtent l="0" t="0" r="0" b="1905"/>
              <wp:docPr id="425278033" name="Picture 1" descr="A graph of a number of real estate loa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ins>
    </w:p>
    <w:p w14:paraId="1CE65A1D" w14:textId="77777777" w:rsidR="00DF6A54" w:rsidRDefault="00DF6A54" w:rsidP="00DF6A54">
      <w:pPr>
        <w:pStyle w:val="ListParagraph"/>
        <w:ind w:left="360"/>
        <w:rPr>
          <w:ins w:id="425" w:author="Seth Phillips" w:date="2025-02-12T21:00:00Z" w16du:dateUtc="2025-02-13T03:00:00Z"/>
        </w:rPr>
      </w:pPr>
    </w:p>
    <w:p w14:paraId="4C1BBA7D" w14:textId="77777777" w:rsidR="00DF6A54" w:rsidRDefault="00DF6A54" w:rsidP="00DF6A54">
      <w:pPr>
        <w:pStyle w:val="ListParagraph"/>
        <w:ind w:left="360"/>
        <w:rPr>
          <w:ins w:id="426" w:author="Seth Phillips" w:date="2025-02-12T21:00:00Z" w16du:dateUtc="2025-02-13T03:00:00Z"/>
        </w:rPr>
      </w:pPr>
      <w:ins w:id="427" w:author="Seth Phillips" w:date="2025-02-12T21:00:00Z" w16du:dateUtc="2025-02-13T03:00:00Z">
        <w:r w:rsidRPr="00E441FA">
          <w:rPr>
            <w:noProof/>
          </w:rPr>
          <w:drawing>
            <wp:inline distT="0" distB="0" distL="0" distR="0" wp14:anchorId="26CC9BD1" wp14:editId="128259CD">
              <wp:extent cx="5943600" cy="2033270"/>
              <wp:effectExtent l="0" t="0" r="0" b="0"/>
              <wp:docPr id="124846983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50086" name="Picture 1" descr="A screenshot of a graph&#10;&#10;Description automatically generated"/>
                      <pic:cNvPicPr/>
                    </pic:nvPicPr>
                    <pic:blipFill>
                      <a:blip r:embed="rId15"/>
                      <a:stretch>
                        <a:fillRect/>
                      </a:stretch>
                    </pic:blipFill>
                    <pic:spPr>
                      <a:xfrm>
                        <a:off x="0" y="0"/>
                        <a:ext cx="5943600" cy="2033270"/>
                      </a:xfrm>
                      <a:prstGeom prst="rect">
                        <a:avLst/>
                      </a:prstGeom>
                    </pic:spPr>
                  </pic:pic>
                </a:graphicData>
              </a:graphic>
            </wp:inline>
          </w:drawing>
        </w:r>
      </w:ins>
    </w:p>
    <w:p w14:paraId="5ECE30D7" w14:textId="77777777" w:rsidR="00DF6A54" w:rsidRDefault="00DF6A54" w:rsidP="00DF6A54">
      <w:pPr>
        <w:pStyle w:val="ListParagraph"/>
        <w:ind w:left="360"/>
        <w:rPr>
          <w:ins w:id="428" w:author="Seth Phillips" w:date="2025-02-12T21:00:00Z" w16du:dateUtc="2025-02-13T03:00:00Z"/>
        </w:rPr>
      </w:pPr>
    </w:p>
    <w:p w14:paraId="152E7E42" w14:textId="56F66199" w:rsidR="00BD5CC7" w:rsidRPr="008675E5" w:rsidRDefault="00BD5CC7" w:rsidP="00780901">
      <w:pPr>
        <w:pStyle w:val="ListParagraph"/>
        <w:ind w:left="360"/>
      </w:pPr>
    </w:p>
    <w:p w14:paraId="0AE801C5" w14:textId="5CD030E1" w:rsidR="338C1B2D" w:rsidRDefault="338C1B2D" w:rsidP="338C1B2D">
      <w:pPr>
        <w:pStyle w:val="ListParagraph"/>
        <w:ind w:left="360"/>
      </w:pPr>
    </w:p>
    <w:p w14:paraId="78401D6A" w14:textId="53CB30B1" w:rsidR="338C1B2D" w:rsidRDefault="338C1B2D" w:rsidP="338C1B2D">
      <w:pPr>
        <w:pStyle w:val="ListParagraph"/>
        <w:ind w:left="360"/>
      </w:pPr>
    </w:p>
    <w:p w14:paraId="2D29F2F1" w14:textId="1C097B41" w:rsidR="338C1B2D" w:rsidRDefault="338C1B2D" w:rsidP="338C1B2D">
      <w:pPr>
        <w:pStyle w:val="ListParagraph"/>
        <w:ind w:left="360"/>
      </w:pPr>
    </w:p>
    <w:p w14:paraId="132A24FD" w14:textId="35A5DB63" w:rsidR="338C1B2D" w:rsidRDefault="338C1B2D" w:rsidP="338C1B2D">
      <w:pPr>
        <w:pStyle w:val="ListParagraph"/>
        <w:ind w:left="360"/>
      </w:pPr>
    </w:p>
    <w:p w14:paraId="4C47CE26" w14:textId="60DABE00" w:rsidR="338C1B2D" w:rsidRDefault="338C1B2D" w:rsidP="338C1B2D">
      <w:pPr>
        <w:pStyle w:val="ListParagraph"/>
        <w:ind w:left="360"/>
      </w:pPr>
    </w:p>
    <w:p w14:paraId="0DB60008" w14:textId="3DDB23F8" w:rsidR="338C1B2D" w:rsidRDefault="338C1B2D" w:rsidP="338C1B2D">
      <w:pPr>
        <w:pStyle w:val="ListParagraph"/>
        <w:ind w:left="360"/>
      </w:pPr>
    </w:p>
    <w:p w14:paraId="794FB49F" w14:textId="164CE5CB" w:rsidR="338C1B2D" w:rsidRDefault="338C1B2D" w:rsidP="338C1B2D">
      <w:pPr>
        <w:pStyle w:val="ListParagraph"/>
        <w:ind w:left="360"/>
      </w:pPr>
    </w:p>
    <w:p w14:paraId="34D330D0" w14:textId="6A91B33F" w:rsidR="338C1B2D" w:rsidRDefault="338C1B2D" w:rsidP="338C1B2D">
      <w:pPr>
        <w:pStyle w:val="ListParagraph"/>
        <w:ind w:left="360"/>
      </w:pPr>
    </w:p>
    <w:p w14:paraId="1DEA9CCA" w14:textId="4026816A" w:rsidR="338C1B2D" w:rsidRDefault="338C1B2D" w:rsidP="338C1B2D">
      <w:pPr>
        <w:pStyle w:val="ListParagraph"/>
        <w:ind w:left="360"/>
      </w:pPr>
    </w:p>
    <w:p w14:paraId="6C011A49" w14:textId="1EC66D20" w:rsidR="338C1B2D" w:rsidRDefault="338C1B2D" w:rsidP="338C1B2D">
      <w:pPr>
        <w:pStyle w:val="ListParagraph"/>
        <w:ind w:left="360"/>
      </w:pPr>
    </w:p>
    <w:p w14:paraId="37D5FEDA" w14:textId="570E55EC" w:rsidR="338C1B2D" w:rsidRDefault="338C1B2D" w:rsidP="338C1B2D">
      <w:pPr>
        <w:pStyle w:val="ListParagraph"/>
        <w:ind w:left="360"/>
      </w:pPr>
    </w:p>
    <w:p w14:paraId="7712347A" w14:textId="3D007A02" w:rsidR="338C1B2D" w:rsidRDefault="338C1B2D" w:rsidP="338C1B2D">
      <w:pPr>
        <w:pStyle w:val="ListParagraph"/>
        <w:ind w:left="360"/>
      </w:pPr>
    </w:p>
    <w:p w14:paraId="6D5CCA51" w14:textId="32919906" w:rsidR="338C1B2D" w:rsidRDefault="338C1B2D" w:rsidP="338C1B2D">
      <w:pPr>
        <w:pStyle w:val="ListParagraph"/>
        <w:ind w:left="360"/>
      </w:pPr>
    </w:p>
    <w:p w14:paraId="6D03FDC4" w14:textId="33336DDE" w:rsidR="62EF94AF" w:rsidRDefault="62EF94AF" w:rsidP="5DCA80C6">
      <w:pPr>
        <w:ind w:left="360"/>
      </w:pPr>
    </w:p>
    <w:p w14:paraId="160B38EC" w14:textId="01C11308" w:rsidR="6896E122" w:rsidRDefault="6896E122" w:rsidP="6896E122">
      <w:pPr>
        <w:ind w:left="360"/>
      </w:pPr>
    </w:p>
    <w:p w14:paraId="1196F082" w14:textId="60537014" w:rsidR="6896E122" w:rsidRDefault="6896E122" w:rsidP="6896E122">
      <w:pPr>
        <w:ind w:left="360"/>
      </w:pPr>
    </w:p>
    <w:p w14:paraId="3F189240" w14:textId="54011769" w:rsidR="6896E122" w:rsidRDefault="6896E122" w:rsidP="6896E122">
      <w:pPr>
        <w:ind w:left="360"/>
      </w:pPr>
    </w:p>
    <w:p w14:paraId="50465D0B" w14:textId="567A46BC" w:rsidR="6896E122" w:rsidRDefault="6896E122" w:rsidP="6896E122">
      <w:pPr>
        <w:ind w:left="360"/>
      </w:pPr>
    </w:p>
    <w:p w14:paraId="492F7C40" w14:textId="3E60A5B7" w:rsidR="6896E122" w:rsidRDefault="6896E122" w:rsidP="6896E122">
      <w:pPr>
        <w:ind w:left="360"/>
      </w:pPr>
    </w:p>
    <w:p w14:paraId="6E57976C" w14:textId="0453C714" w:rsidR="6896E122" w:rsidRDefault="6896E122" w:rsidP="6896E122">
      <w:pPr>
        <w:ind w:left="360"/>
      </w:pPr>
    </w:p>
    <w:p w14:paraId="6A3FB942" w14:textId="64A41CAE" w:rsidR="6896E122" w:rsidRDefault="6896E122" w:rsidP="6896E122">
      <w:pPr>
        <w:ind w:left="360"/>
      </w:pPr>
    </w:p>
    <w:p w14:paraId="42C6A969" w14:textId="7D76877D" w:rsidR="6896E122" w:rsidRDefault="6896E122" w:rsidP="6896E122">
      <w:pPr>
        <w:ind w:left="360"/>
      </w:pPr>
    </w:p>
    <w:p w14:paraId="423F7B43" w14:textId="4196ED88" w:rsidR="6896E122" w:rsidRDefault="6896E122" w:rsidP="6896E122">
      <w:pPr>
        <w:ind w:left="360"/>
      </w:pPr>
    </w:p>
    <w:p w14:paraId="6C0372C0" w14:textId="494CE45E" w:rsidR="6896E122" w:rsidRDefault="6896E122" w:rsidP="6896E122">
      <w:pPr>
        <w:ind w:left="360"/>
      </w:pPr>
    </w:p>
    <w:p w14:paraId="2CD1DC93" w14:textId="0FBE5EA6" w:rsidR="6896E122" w:rsidRDefault="6896E122" w:rsidP="6896E122">
      <w:pPr>
        <w:ind w:left="360"/>
      </w:pPr>
    </w:p>
    <w:p w14:paraId="6EE6FDC4" w14:textId="68403313" w:rsidR="1DC7BDD6" w:rsidRDefault="1DC7BDD6" w:rsidP="1DC7BDD6">
      <w:pPr>
        <w:spacing w:before="240" w:after="240"/>
        <w:rPr>
          <w:rFonts w:ascii="Arial" w:eastAsia="Arial" w:hAnsi="Arial" w:cs="Arial"/>
          <w:b/>
          <w:bCs/>
          <w:color w:val="000000" w:themeColor="text1"/>
        </w:rPr>
      </w:pPr>
    </w:p>
    <w:p w14:paraId="734B025D" w14:textId="1BDFEBEF" w:rsidR="675F8080" w:rsidRDefault="3811B218" w:rsidP="675F8080">
      <w:pPr>
        <w:spacing w:before="240" w:after="240"/>
        <w:rPr>
          <w:rFonts w:ascii="Arial" w:eastAsia="Arial" w:hAnsi="Arial" w:cs="Arial"/>
          <w:b/>
          <w:bCs/>
          <w:color w:val="000000" w:themeColor="text1"/>
        </w:rPr>
      </w:pPr>
      <w:r w:rsidRPr="3811B218">
        <w:rPr>
          <w:rFonts w:ascii="Arial" w:eastAsia="Arial" w:hAnsi="Arial" w:cs="Arial"/>
          <w:b/>
          <w:bCs/>
          <w:color w:val="000000" w:themeColor="text1"/>
        </w:rPr>
        <w:t>*</w:t>
      </w:r>
      <w:r w:rsidR="319AB9B3" w:rsidRPr="319AB9B3">
        <w:rPr>
          <w:rFonts w:ascii="Arial" w:eastAsia="Arial" w:hAnsi="Arial" w:cs="Arial"/>
          <w:b/>
          <w:bCs/>
          <w:color w:val="000000" w:themeColor="text1"/>
        </w:rPr>
        <w:t>This write up was made with the help of AI</w:t>
      </w:r>
      <w:r w:rsidR="1C918C5D" w:rsidRPr="1C918C5D">
        <w:rPr>
          <w:rFonts w:ascii="Arial" w:eastAsia="Arial" w:hAnsi="Arial" w:cs="Arial"/>
          <w:b/>
          <w:bCs/>
          <w:color w:val="000000" w:themeColor="text1"/>
        </w:rPr>
        <w:t>*</w:t>
      </w:r>
      <w:r w:rsidR="77D7D829" w:rsidRPr="77D7D829">
        <w:rPr>
          <w:rFonts w:ascii="Arial" w:eastAsia="Arial" w:hAnsi="Arial" w:cs="Arial"/>
          <w:b/>
          <w:bCs/>
          <w:color w:val="000000" w:themeColor="text1"/>
        </w:rPr>
        <w:t xml:space="preserve"> - John Allard</w:t>
      </w:r>
    </w:p>
    <w:p w14:paraId="31EBAD18" w14:textId="621FE59F" w:rsidR="27B3AFB0" w:rsidRDefault="7626A412" w:rsidP="7626A412">
      <w:pPr>
        <w:spacing w:before="240" w:after="240"/>
        <w:rPr>
          <w:ins w:id="429" w:author="john.allard1990@gmail.com" w:date="2025-02-13T02:56:00Z" w16du:dateUtc="2025-02-13T02:56:17Z"/>
          <w:rFonts w:ascii="Arial" w:eastAsia="Arial" w:hAnsi="Arial" w:cs="Arial"/>
          <w:color w:val="000000" w:themeColor="text1"/>
        </w:rPr>
      </w:pPr>
      <w:ins w:id="430" w:author="john.allard1990@gmail.com" w:date="2025-02-13T02:56:00Z">
        <w:r w:rsidRPr="7626A412">
          <w:rPr>
            <w:rFonts w:ascii="Arial" w:eastAsia="Arial" w:hAnsi="Arial" w:cs="Arial"/>
            <w:b/>
            <w:bCs/>
            <w:color w:val="000000" w:themeColor="text1"/>
          </w:rPr>
          <w:t xml:space="preserve">Objective: </w:t>
        </w:r>
        <w:r w:rsidRPr="7626A412">
          <w:rPr>
            <w:rFonts w:ascii="Arial" w:eastAsia="Arial" w:hAnsi="Arial" w:cs="Arial"/>
            <w:color w:val="000000" w:themeColor="text1"/>
          </w:rPr>
          <w:t>To investigate potential biases in the dataset's representation of income levels and credit access, particularly focusing on ‘MonthlyIncome’ and ‘NumberOfOpenCreditLinesAndLoans’.</w:t>
        </w:r>
      </w:ins>
    </w:p>
    <w:p w14:paraId="7EFA6E29" w14:textId="2B06119E" w:rsidR="27B3AFB0" w:rsidRDefault="7626A412" w:rsidP="7626A412">
      <w:pPr>
        <w:spacing w:before="240" w:after="240"/>
        <w:rPr>
          <w:ins w:id="431" w:author="john.allard1990@gmail.com" w:date="2025-02-13T02:56:00Z" w16du:dateUtc="2025-02-13T02:56:17Z"/>
          <w:rFonts w:ascii="Arial" w:eastAsia="Arial" w:hAnsi="Arial" w:cs="Arial"/>
          <w:b/>
          <w:bCs/>
          <w:color w:val="000000" w:themeColor="text1"/>
        </w:rPr>
      </w:pPr>
      <w:ins w:id="432" w:author="john.allard1990@gmail.com" w:date="2025-02-13T02:56:00Z">
        <w:r w:rsidRPr="7626A412">
          <w:rPr>
            <w:rFonts w:ascii="Arial" w:eastAsia="Arial" w:hAnsi="Arial" w:cs="Arial"/>
            <w:b/>
            <w:bCs/>
            <w:color w:val="000000" w:themeColor="text1"/>
          </w:rPr>
          <w:t>Target Variable</w:t>
        </w:r>
      </w:ins>
    </w:p>
    <w:p w14:paraId="0AFAB416" w14:textId="565D34B8" w:rsidR="27B3AFB0" w:rsidRDefault="7626A412" w:rsidP="7626A412">
      <w:pPr>
        <w:pStyle w:val="ListParagraph"/>
        <w:numPr>
          <w:ilvl w:val="0"/>
          <w:numId w:val="22"/>
        </w:numPr>
        <w:spacing w:before="220" w:after="220"/>
        <w:rPr>
          <w:ins w:id="433" w:author="john.allard1990@gmail.com" w:date="2025-02-13T02:56:00Z" w16du:dateUtc="2025-02-13T02:56:17Z"/>
          <w:rFonts w:ascii="Arial" w:eastAsia="Arial" w:hAnsi="Arial" w:cs="Arial"/>
          <w:color w:val="000000" w:themeColor="text1"/>
        </w:rPr>
      </w:pPr>
      <w:ins w:id="434" w:author="john.allard1990@gmail.com" w:date="2025-02-13T02:56:00Z">
        <w:r w:rsidRPr="7626A412">
          <w:rPr>
            <w:rFonts w:ascii="Arial" w:eastAsia="Arial" w:hAnsi="Arial" w:cs="Arial"/>
            <w:color w:val="000000" w:themeColor="text1"/>
          </w:rPr>
          <w:t>SeriousDlqin2yrs</w:t>
        </w:r>
      </w:ins>
    </w:p>
    <w:p w14:paraId="15ECD3F4" w14:textId="7E932CBA" w:rsidR="27B3AFB0" w:rsidRDefault="7626A412" w:rsidP="7626A412">
      <w:pPr>
        <w:spacing w:before="240" w:after="240"/>
        <w:rPr>
          <w:ins w:id="435" w:author="john.allard1990@gmail.com" w:date="2025-02-13T02:56:00Z" w16du:dateUtc="2025-02-13T02:56:17Z"/>
          <w:rFonts w:ascii="Arial" w:eastAsia="Arial" w:hAnsi="Arial" w:cs="Arial"/>
          <w:b/>
          <w:bCs/>
          <w:color w:val="000000" w:themeColor="text1"/>
        </w:rPr>
      </w:pPr>
      <w:ins w:id="436" w:author="john.allard1990@gmail.com" w:date="2025-02-13T02:56:00Z">
        <w:r w:rsidRPr="7626A412">
          <w:rPr>
            <w:rFonts w:ascii="Arial" w:eastAsia="Arial" w:hAnsi="Arial" w:cs="Arial"/>
            <w:b/>
            <w:bCs/>
            <w:color w:val="000000" w:themeColor="text1"/>
          </w:rPr>
          <w:t>Selected Features</w:t>
        </w:r>
      </w:ins>
    </w:p>
    <w:p w14:paraId="60906A09" w14:textId="063AFC8C" w:rsidR="27B3AFB0" w:rsidRDefault="7626A412" w:rsidP="7626A412">
      <w:pPr>
        <w:pStyle w:val="ListParagraph"/>
        <w:numPr>
          <w:ilvl w:val="0"/>
          <w:numId w:val="21"/>
        </w:numPr>
        <w:spacing w:before="220" w:after="220"/>
        <w:rPr>
          <w:ins w:id="437" w:author="john.allard1990@gmail.com" w:date="2025-02-13T02:56:00Z" w16du:dateUtc="2025-02-13T02:56:17Z"/>
          <w:rFonts w:ascii="Arial" w:eastAsia="Arial" w:hAnsi="Arial" w:cs="Arial"/>
          <w:color w:val="000000" w:themeColor="text1"/>
        </w:rPr>
      </w:pPr>
      <w:ins w:id="438" w:author="john.allard1990@gmail.com" w:date="2025-02-13T02:56:00Z">
        <w:r w:rsidRPr="7626A412">
          <w:rPr>
            <w:rFonts w:ascii="Arial" w:eastAsia="Arial" w:hAnsi="Arial" w:cs="Arial"/>
            <w:color w:val="000000" w:themeColor="text1"/>
          </w:rPr>
          <w:t>MonthlyIncome</w:t>
        </w:r>
      </w:ins>
    </w:p>
    <w:p w14:paraId="44AAE282" w14:textId="3B250097" w:rsidR="27B3AFB0" w:rsidRDefault="7626A412" w:rsidP="7626A412">
      <w:pPr>
        <w:pStyle w:val="ListParagraph"/>
        <w:numPr>
          <w:ilvl w:val="0"/>
          <w:numId w:val="21"/>
        </w:numPr>
        <w:spacing w:before="220" w:after="220"/>
        <w:rPr>
          <w:ins w:id="439" w:author="john.allard1990@gmail.com" w:date="2025-02-13T02:56:00Z" w16du:dateUtc="2025-02-13T02:56:17Z"/>
          <w:rFonts w:ascii="Arial" w:eastAsia="Arial" w:hAnsi="Arial" w:cs="Arial"/>
          <w:color w:val="000000" w:themeColor="text1"/>
        </w:rPr>
      </w:pPr>
      <w:ins w:id="440" w:author="john.allard1990@gmail.com" w:date="2025-02-13T02:56:00Z">
        <w:r w:rsidRPr="7626A412">
          <w:rPr>
            <w:rFonts w:ascii="Arial" w:eastAsia="Arial" w:hAnsi="Arial" w:cs="Arial"/>
            <w:color w:val="000000" w:themeColor="text1"/>
          </w:rPr>
          <w:t>NumberOfOpenCreditLinesAndLoans</w:t>
        </w:r>
      </w:ins>
    </w:p>
    <w:p w14:paraId="774C8C48" w14:textId="6F87BFBC" w:rsidR="27B3AFB0" w:rsidRDefault="7626A412" w:rsidP="7626A412">
      <w:pPr>
        <w:spacing w:before="240" w:after="240"/>
        <w:rPr>
          <w:ins w:id="441" w:author="john.allard1990@gmail.com" w:date="2025-02-13T02:56:00Z" w16du:dateUtc="2025-02-13T02:56:17Z"/>
          <w:rFonts w:ascii="Arial" w:eastAsia="Arial" w:hAnsi="Arial" w:cs="Arial"/>
          <w:color w:val="000000" w:themeColor="text1"/>
        </w:rPr>
      </w:pPr>
      <w:ins w:id="442" w:author="john.allard1990@gmail.com" w:date="2025-02-13T02:56:00Z">
        <w:r w:rsidRPr="7626A412">
          <w:rPr>
            <w:rFonts w:ascii="Arial" w:eastAsia="Arial" w:hAnsi="Arial" w:cs="Arial"/>
            <w:color w:val="000000" w:themeColor="text1"/>
          </w:rPr>
          <w:t>Methodology Began the analysis by performing the following:</w:t>
        </w:r>
      </w:ins>
    </w:p>
    <w:p w14:paraId="2D52A3A5" w14:textId="16D7144B" w:rsidR="27B3AFB0" w:rsidRDefault="7626A412" w:rsidP="7626A412">
      <w:pPr>
        <w:pStyle w:val="ListParagraph"/>
        <w:numPr>
          <w:ilvl w:val="0"/>
          <w:numId w:val="20"/>
        </w:numPr>
        <w:spacing w:before="220" w:after="220"/>
        <w:rPr>
          <w:ins w:id="443" w:author="john.allard1990@gmail.com" w:date="2025-02-13T02:56:00Z" w16du:dateUtc="2025-02-13T02:56:17Z"/>
          <w:rFonts w:ascii="Arial" w:eastAsia="Arial" w:hAnsi="Arial" w:cs="Arial"/>
          <w:color w:val="000000" w:themeColor="text1"/>
        </w:rPr>
      </w:pPr>
      <w:ins w:id="444" w:author="john.allard1990@gmail.com" w:date="2025-02-13T02:56:00Z">
        <w:r w:rsidRPr="7626A412">
          <w:rPr>
            <w:rFonts w:ascii="Arial" w:eastAsia="Arial" w:hAnsi="Arial" w:cs="Arial"/>
            <w:color w:val="000000" w:themeColor="text1"/>
          </w:rPr>
          <w:t>Data Cleaning and Preprocessing</w:t>
        </w:r>
      </w:ins>
    </w:p>
    <w:p w14:paraId="529FC51E" w14:textId="425639BF" w:rsidR="27B3AFB0" w:rsidRDefault="7626A412" w:rsidP="7626A412">
      <w:pPr>
        <w:pStyle w:val="ListParagraph"/>
        <w:numPr>
          <w:ilvl w:val="1"/>
          <w:numId w:val="20"/>
        </w:numPr>
        <w:spacing w:before="220" w:after="220"/>
        <w:rPr>
          <w:ins w:id="445" w:author="john.allard1990@gmail.com" w:date="2025-02-13T02:56:00Z" w16du:dateUtc="2025-02-13T02:56:17Z"/>
          <w:rFonts w:ascii="Arial" w:eastAsia="Arial" w:hAnsi="Arial" w:cs="Arial"/>
          <w:color w:val="000000" w:themeColor="text1"/>
        </w:rPr>
      </w:pPr>
      <w:ins w:id="446" w:author="john.allard1990@gmail.com" w:date="2025-02-13T02:56:00Z">
        <w:r w:rsidRPr="7626A412">
          <w:rPr>
            <w:rFonts w:ascii="Arial" w:eastAsia="Arial" w:hAnsi="Arial" w:cs="Arial"/>
            <w:color w:val="000000" w:themeColor="text1"/>
          </w:rPr>
          <w:t>Identified missing values in MonthlyIncome (several NaN values present)</w:t>
        </w:r>
      </w:ins>
    </w:p>
    <w:p w14:paraId="2D9C3092" w14:textId="2E465E37" w:rsidR="27B3AFB0" w:rsidRDefault="7626A412" w:rsidP="7626A412">
      <w:pPr>
        <w:pStyle w:val="ListParagraph"/>
        <w:numPr>
          <w:ilvl w:val="1"/>
          <w:numId w:val="20"/>
        </w:numPr>
        <w:spacing w:before="220" w:after="220"/>
        <w:rPr>
          <w:ins w:id="447" w:author="john.allard1990@gmail.com" w:date="2025-02-13T02:56:00Z" w16du:dateUtc="2025-02-13T02:56:17Z"/>
          <w:rFonts w:ascii="Arial" w:eastAsia="Arial" w:hAnsi="Arial" w:cs="Arial"/>
          <w:color w:val="000000" w:themeColor="text1"/>
        </w:rPr>
      </w:pPr>
      <w:ins w:id="448" w:author="john.allard1990@gmail.com" w:date="2025-02-13T02:56:00Z">
        <w:r w:rsidRPr="7626A412">
          <w:rPr>
            <w:rFonts w:ascii="Arial" w:eastAsia="Arial" w:hAnsi="Arial" w:cs="Arial"/>
            <w:color w:val="000000" w:themeColor="text1"/>
          </w:rPr>
          <w:t>Analyzed distribution and range of both features</w:t>
        </w:r>
      </w:ins>
    </w:p>
    <w:p w14:paraId="111935CD" w14:textId="6DF8B4AB" w:rsidR="27B3AFB0" w:rsidRDefault="7626A412" w:rsidP="7626A412">
      <w:pPr>
        <w:pStyle w:val="ListParagraph"/>
        <w:numPr>
          <w:ilvl w:val="1"/>
          <w:numId w:val="20"/>
        </w:numPr>
        <w:spacing w:before="220" w:after="220"/>
        <w:rPr>
          <w:ins w:id="449" w:author="john.allard1990@gmail.com" w:date="2025-02-13T02:56:00Z" w16du:dateUtc="2025-02-13T02:56:17Z"/>
          <w:rFonts w:ascii="Arial" w:eastAsia="Arial" w:hAnsi="Arial" w:cs="Arial"/>
          <w:color w:val="000000" w:themeColor="text1"/>
        </w:rPr>
      </w:pPr>
      <w:ins w:id="450" w:author="john.allard1990@gmail.com" w:date="2025-02-13T02:56:00Z">
        <w:r w:rsidRPr="7626A412">
          <w:rPr>
            <w:rFonts w:ascii="Arial" w:eastAsia="Arial" w:hAnsi="Arial" w:cs="Arial"/>
            <w:color w:val="000000" w:themeColor="text1"/>
          </w:rPr>
          <w:t>Examined outliers and extreme values</w:t>
        </w:r>
      </w:ins>
    </w:p>
    <w:p w14:paraId="0806B7AD" w14:textId="002074B7" w:rsidR="27B3AFB0" w:rsidRDefault="7626A412" w:rsidP="7626A412">
      <w:pPr>
        <w:pStyle w:val="ListParagraph"/>
        <w:numPr>
          <w:ilvl w:val="0"/>
          <w:numId w:val="20"/>
        </w:numPr>
        <w:spacing w:before="220" w:after="220"/>
        <w:rPr>
          <w:ins w:id="451" w:author="john.allard1990@gmail.com" w:date="2025-02-13T02:56:00Z" w16du:dateUtc="2025-02-13T02:56:17Z"/>
          <w:rFonts w:ascii="Arial" w:eastAsia="Arial" w:hAnsi="Arial" w:cs="Arial"/>
          <w:color w:val="000000" w:themeColor="text1"/>
        </w:rPr>
      </w:pPr>
      <w:ins w:id="452" w:author="john.allard1990@gmail.com" w:date="2025-02-13T02:56:00Z">
        <w:r w:rsidRPr="7626A412">
          <w:rPr>
            <w:rFonts w:ascii="Arial" w:eastAsia="Arial" w:hAnsi="Arial" w:cs="Arial"/>
            <w:color w:val="000000" w:themeColor="text1"/>
          </w:rPr>
          <w:t>Exploratory Data Analysis</w:t>
        </w:r>
      </w:ins>
    </w:p>
    <w:p w14:paraId="6047BD8F" w14:textId="0DF6AC15" w:rsidR="27B3AFB0" w:rsidRDefault="7626A412" w:rsidP="7626A412">
      <w:pPr>
        <w:pStyle w:val="ListParagraph"/>
        <w:numPr>
          <w:ilvl w:val="1"/>
          <w:numId w:val="20"/>
        </w:numPr>
        <w:spacing w:before="220" w:after="220"/>
        <w:rPr>
          <w:ins w:id="453" w:author="john.allard1990@gmail.com" w:date="2025-02-13T02:56:00Z" w16du:dateUtc="2025-02-13T02:56:17Z"/>
          <w:rFonts w:ascii="Arial" w:eastAsia="Arial" w:hAnsi="Arial" w:cs="Arial"/>
          <w:color w:val="000000" w:themeColor="text1"/>
        </w:rPr>
      </w:pPr>
      <w:ins w:id="454" w:author="john.allard1990@gmail.com" w:date="2025-02-13T02:56:00Z">
        <w:r w:rsidRPr="7626A412">
          <w:rPr>
            <w:rFonts w:ascii="Arial" w:eastAsia="Arial" w:hAnsi="Arial" w:cs="Arial"/>
            <w:color w:val="000000" w:themeColor="text1"/>
          </w:rPr>
          <w:t>Found MonthlyIncome ranges from $0 to $63,588 in provided sample</w:t>
        </w:r>
      </w:ins>
    </w:p>
    <w:p w14:paraId="0FCA4FE3" w14:textId="786A4F04" w:rsidR="27B3AFB0" w:rsidRDefault="7626A412" w:rsidP="7626A412">
      <w:pPr>
        <w:pStyle w:val="ListParagraph"/>
        <w:numPr>
          <w:ilvl w:val="1"/>
          <w:numId w:val="20"/>
        </w:numPr>
        <w:spacing w:before="220" w:after="220"/>
        <w:rPr>
          <w:ins w:id="455" w:author="john.allard1990@gmail.com" w:date="2025-02-13T02:56:00Z" w16du:dateUtc="2025-02-13T02:56:17Z"/>
          <w:rFonts w:ascii="Arial" w:eastAsia="Arial" w:hAnsi="Arial" w:cs="Arial"/>
          <w:color w:val="000000" w:themeColor="text1"/>
        </w:rPr>
      </w:pPr>
      <w:ins w:id="456" w:author="john.allard1990@gmail.com" w:date="2025-02-13T02:56:00Z">
        <w:r w:rsidRPr="7626A412">
          <w:rPr>
            <w:rFonts w:ascii="Arial" w:eastAsia="Arial" w:hAnsi="Arial" w:cs="Arial"/>
            <w:color w:val="000000" w:themeColor="text1"/>
          </w:rPr>
          <w:t>NumberOfOpenCreditLinesAndLoans ranges from 1 to 31 credit lines</w:t>
        </w:r>
      </w:ins>
    </w:p>
    <w:p w14:paraId="763350CF" w14:textId="1723C0BB" w:rsidR="27B3AFB0" w:rsidRDefault="7626A412" w:rsidP="7626A412">
      <w:pPr>
        <w:pStyle w:val="ListParagraph"/>
        <w:numPr>
          <w:ilvl w:val="1"/>
          <w:numId w:val="20"/>
        </w:numPr>
        <w:spacing w:before="220" w:after="220"/>
        <w:rPr>
          <w:ins w:id="457" w:author="john.allard1990@gmail.com" w:date="2025-02-13T02:56:00Z" w16du:dateUtc="2025-02-13T02:56:17Z"/>
          <w:rFonts w:ascii="Arial" w:eastAsia="Arial" w:hAnsi="Arial" w:cs="Arial"/>
          <w:color w:val="000000" w:themeColor="text1"/>
        </w:rPr>
      </w:pPr>
      <w:ins w:id="458" w:author="john.allard1990@gmail.com" w:date="2025-02-13T02:56:00Z">
        <w:r w:rsidRPr="7626A412">
          <w:rPr>
            <w:rFonts w:ascii="Arial" w:eastAsia="Arial" w:hAnsi="Arial" w:cs="Arial"/>
            <w:color w:val="000000" w:themeColor="text1"/>
          </w:rPr>
          <w:t>Several instances of very high incomes ($20,000+ monthly)</w:t>
        </w:r>
      </w:ins>
    </w:p>
    <w:p w14:paraId="65E794AB" w14:textId="7505BE0D" w:rsidR="27B3AFB0" w:rsidRDefault="7626A412" w:rsidP="7626A412">
      <w:pPr>
        <w:pStyle w:val="ListParagraph"/>
        <w:numPr>
          <w:ilvl w:val="1"/>
          <w:numId w:val="20"/>
        </w:numPr>
        <w:spacing w:before="220" w:after="220"/>
        <w:rPr>
          <w:ins w:id="459" w:author="john.allard1990@gmail.com" w:date="2025-02-13T02:56:00Z" w16du:dateUtc="2025-02-13T02:56:17Z"/>
          <w:rFonts w:ascii="Arial" w:eastAsia="Arial" w:hAnsi="Arial" w:cs="Arial"/>
          <w:color w:val="000000" w:themeColor="text1"/>
        </w:rPr>
      </w:pPr>
      <w:ins w:id="460" w:author="john.allard1990@gmail.com" w:date="2025-02-13T02:56:00Z">
        <w:r w:rsidRPr="7626A412">
          <w:rPr>
            <w:rFonts w:ascii="Arial" w:eastAsia="Arial" w:hAnsi="Arial" w:cs="Arial"/>
            <w:color w:val="000000" w:themeColor="text1"/>
          </w:rPr>
          <w:t>Multiple cases of individuals with 15+ credit lines</w:t>
        </w:r>
      </w:ins>
    </w:p>
    <w:p w14:paraId="0FCA0E6A" w14:textId="67B336E5" w:rsidR="27B3AFB0" w:rsidRDefault="7626A412" w:rsidP="7626A412">
      <w:pPr>
        <w:pStyle w:val="ListParagraph"/>
        <w:numPr>
          <w:ilvl w:val="0"/>
          <w:numId w:val="20"/>
        </w:numPr>
        <w:spacing w:before="220" w:after="220"/>
        <w:rPr>
          <w:ins w:id="461" w:author="john.allard1990@gmail.com" w:date="2025-02-13T02:56:00Z" w16du:dateUtc="2025-02-13T02:56:17Z"/>
          <w:rFonts w:ascii="Arial" w:eastAsia="Arial" w:hAnsi="Arial" w:cs="Arial"/>
          <w:color w:val="000000" w:themeColor="text1"/>
        </w:rPr>
      </w:pPr>
      <w:ins w:id="462" w:author="john.allard1990@gmail.com" w:date="2025-02-13T02:56:00Z">
        <w:r w:rsidRPr="7626A412">
          <w:rPr>
            <w:rFonts w:ascii="Arial" w:eastAsia="Arial" w:hAnsi="Arial" w:cs="Arial"/>
            <w:color w:val="000000" w:themeColor="text1"/>
          </w:rPr>
          <w:t>Bias Investigation:</w:t>
        </w:r>
      </w:ins>
    </w:p>
    <w:p w14:paraId="5D830185" w14:textId="46D36412" w:rsidR="27B3AFB0" w:rsidRDefault="7626A412" w:rsidP="7626A412">
      <w:pPr>
        <w:pStyle w:val="ListParagraph"/>
        <w:numPr>
          <w:ilvl w:val="1"/>
          <w:numId w:val="20"/>
        </w:numPr>
        <w:spacing w:before="220" w:after="220"/>
        <w:rPr>
          <w:ins w:id="463" w:author="john.allard1990@gmail.com" w:date="2025-02-13T02:56:00Z" w16du:dateUtc="2025-02-13T02:56:17Z"/>
          <w:rFonts w:ascii="Arial" w:eastAsia="Arial" w:hAnsi="Arial" w:cs="Arial"/>
          <w:color w:val="000000" w:themeColor="text1"/>
        </w:rPr>
      </w:pPr>
      <w:ins w:id="464" w:author="john.allard1990@gmail.com" w:date="2025-02-13T02:56:00Z">
        <w:r w:rsidRPr="7626A412">
          <w:rPr>
            <w:rFonts w:ascii="Arial" w:eastAsia="Arial" w:hAnsi="Arial" w:cs="Arial"/>
            <w:color w:val="000000" w:themeColor="text1"/>
          </w:rPr>
          <w:t>Analyzed income distribution patterns</w:t>
        </w:r>
      </w:ins>
    </w:p>
    <w:p w14:paraId="3D7A25BD" w14:textId="5FDAADDB" w:rsidR="27B3AFB0" w:rsidRDefault="7626A412" w:rsidP="7626A412">
      <w:pPr>
        <w:pStyle w:val="ListParagraph"/>
        <w:numPr>
          <w:ilvl w:val="1"/>
          <w:numId w:val="20"/>
        </w:numPr>
        <w:spacing w:before="220" w:after="220"/>
        <w:rPr>
          <w:ins w:id="465" w:author="john.allard1990@gmail.com" w:date="2025-02-13T02:56:00Z" w16du:dateUtc="2025-02-13T02:56:17Z"/>
          <w:rFonts w:ascii="Arial" w:eastAsia="Arial" w:hAnsi="Arial" w:cs="Arial"/>
          <w:color w:val="000000" w:themeColor="text1"/>
        </w:rPr>
      </w:pPr>
      <w:ins w:id="466" w:author="john.allard1990@gmail.com" w:date="2025-02-13T02:56:00Z">
        <w:r w:rsidRPr="7626A412">
          <w:rPr>
            <w:rFonts w:ascii="Arial" w:eastAsia="Arial" w:hAnsi="Arial" w:cs="Arial"/>
            <w:color w:val="000000" w:themeColor="text1"/>
          </w:rPr>
          <w:t>Examined relationship between income and credit line access</w:t>
        </w:r>
      </w:ins>
    </w:p>
    <w:p w14:paraId="6DCE8732" w14:textId="5D03E740" w:rsidR="27B3AFB0" w:rsidRDefault="7626A412" w:rsidP="7626A412">
      <w:pPr>
        <w:pStyle w:val="ListParagraph"/>
        <w:numPr>
          <w:ilvl w:val="1"/>
          <w:numId w:val="20"/>
        </w:numPr>
        <w:spacing w:before="220" w:after="220"/>
        <w:rPr>
          <w:ins w:id="467" w:author="john.allard1990@gmail.com" w:date="2025-02-13T02:56:00Z" w16du:dateUtc="2025-02-13T02:56:17Z"/>
          <w:rFonts w:ascii="Arial" w:eastAsia="Arial" w:hAnsi="Arial" w:cs="Arial"/>
          <w:color w:val="000000" w:themeColor="text1"/>
        </w:rPr>
      </w:pPr>
      <w:ins w:id="468" w:author="john.allard1990@gmail.com" w:date="2025-02-13T02:56:00Z">
        <w:r w:rsidRPr="7626A412">
          <w:rPr>
            <w:rFonts w:ascii="Arial" w:eastAsia="Arial" w:hAnsi="Arial" w:cs="Arial"/>
            <w:color w:val="000000" w:themeColor="text1"/>
          </w:rPr>
          <w:t>Investigated potential sampling bias in data collection</w:t>
        </w:r>
      </w:ins>
    </w:p>
    <w:p w14:paraId="72BC2517" w14:textId="4D54ED53" w:rsidR="27B3AFB0" w:rsidRDefault="7626A412" w:rsidP="7626A412">
      <w:pPr>
        <w:pStyle w:val="ListParagraph"/>
        <w:numPr>
          <w:ilvl w:val="1"/>
          <w:numId w:val="20"/>
        </w:numPr>
        <w:spacing w:before="220" w:after="220"/>
        <w:rPr>
          <w:ins w:id="469" w:author="john.allard1990@gmail.com" w:date="2025-02-13T02:56:00Z" w16du:dateUtc="2025-02-13T02:56:17Z"/>
          <w:rFonts w:ascii="Arial" w:eastAsia="Arial" w:hAnsi="Arial" w:cs="Arial"/>
          <w:color w:val="000000" w:themeColor="text1"/>
        </w:rPr>
      </w:pPr>
      <w:ins w:id="470" w:author="john.allard1990@gmail.com" w:date="2025-02-13T02:56:00Z">
        <w:r w:rsidRPr="7626A412">
          <w:rPr>
            <w:rFonts w:ascii="Arial" w:eastAsia="Arial" w:hAnsi="Arial" w:cs="Arial"/>
            <w:color w:val="000000" w:themeColor="text1"/>
          </w:rPr>
          <w:t>Assessed representation across different income brackets</w:t>
        </w:r>
      </w:ins>
    </w:p>
    <w:p w14:paraId="733BBCB1" w14:textId="11F710CF" w:rsidR="27B3AFB0" w:rsidRDefault="7626A412" w:rsidP="7626A412">
      <w:pPr>
        <w:spacing w:before="240" w:after="240"/>
        <w:rPr>
          <w:ins w:id="471" w:author="john.allard1990@gmail.com" w:date="2025-02-13T02:56:00Z" w16du:dateUtc="2025-02-13T02:56:17Z"/>
          <w:rFonts w:ascii="Arial" w:eastAsia="Arial" w:hAnsi="Arial" w:cs="Arial"/>
          <w:color w:val="000000" w:themeColor="text1"/>
        </w:rPr>
      </w:pPr>
      <w:ins w:id="472" w:author="john.allard1990@gmail.com" w:date="2025-02-13T02:56:00Z">
        <w:r w:rsidRPr="7626A412">
          <w:rPr>
            <w:rFonts w:ascii="Arial" w:eastAsia="Arial" w:hAnsi="Arial" w:cs="Arial"/>
            <w:b/>
            <w:bCs/>
            <w:color w:val="000000" w:themeColor="text1"/>
          </w:rPr>
          <w:t xml:space="preserve">Summary </w:t>
        </w:r>
        <w:r w:rsidRPr="7626A412">
          <w:rPr>
            <w:rFonts w:ascii="Arial" w:eastAsia="Arial" w:hAnsi="Arial" w:cs="Arial"/>
            <w:color w:val="000000" w:themeColor="text1"/>
          </w:rPr>
          <w:t>The analysis revealed significant concerns about sampling bias in the dataset:</w:t>
        </w:r>
      </w:ins>
    </w:p>
    <w:p w14:paraId="23FBB7FB" w14:textId="67C7ADE0" w:rsidR="27B3AFB0" w:rsidRDefault="7626A412" w:rsidP="7626A412">
      <w:pPr>
        <w:spacing w:before="240" w:after="240"/>
        <w:rPr>
          <w:ins w:id="473" w:author="john.allard1990@gmail.com" w:date="2025-02-13T02:56:00Z" w16du:dateUtc="2025-02-13T02:56:17Z"/>
          <w:rFonts w:ascii="Arial" w:eastAsia="Arial" w:hAnsi="Arial" w:cs="Arial"/>
          <w:color w:val="000000" w:themeColor="text1"/>
        </w:rPr>
      </w:pPr>
      <w:ins w:id="474" w:author="john.allard1990@gmail.com" w:date="2025-02-13T02:56:00Z">
        <w:r w:rsidRPr="7626A412">
          <w:rPr>
            <w:rFonts w:ascii="Arial" w:eastAsia="Arial" w:hAnsi="Arial" w:cs="Arial"/>
            <w:color w:val="000000" w:themeColor="text1"/>
          </w:rPr>
          <w:t>Income Distribution Bias:</w:t>
        </w:r>
      </w:ins>
    </w:p>
    <w:p w14:paraId="04EAB5F4" w14:textId="2C04E348" w:rsidR="27B3AFB0" w:rsidRDefault="7626A412" w:rsidP="7626A412">
      <w:pPr>
        <w:pStyle w:val="ListParagraph"/>
        <w:numPr>
          <w:ilvl w:val="0"/>
          <w:numId w:val="19"/>
        </w:numPr>
        <w:spacing w:before="220" w:after="220"/>
        <w:rPr>
          <w:ins w:id="475" w:author="john.allard1990@gmail.com" w:date="2025-02-13T02:56:00Z" w16du:dateUtc="2025-02-13T02:56:17Z"/>
          <w:rFonts w:ascii="Arial" w:eastAsia="Arial" w:hAnsi="Arial" w:cs="Arial"/>
          <w:color w:val="000000" w:themeColor="text1"/>
        </w:rPr>
      </w:pPr>
      <w:ins w:id="476" w:author="john.allard1990@gmail.com" w:date="2025-02-13T02:56:00Z">
        <w:r w:rsidRPr="7626A412">
          <w:rPr>
            <w:rFonts w:ascii="Arial" w:eastAsia="Arial" w:hAnsi="Arial" w:cs="Arial"/>
            <w:color w:val="000000" w:themeColor="text1"/>
          </w:rPr>
          <w:t>Dataset contains disproportionate number of high-income individuals</w:t>
        </w:r>
      </w:ins>
    </w:p>
    <w:p w14:paraId="5DC3CB26" w14:textId="56E20DB5" w:rsidR="27B3AFB0" w:rsidRDefault="7626A412" w:rsidP="7626A412">
      <w:pPr>
        <w:pStyle w:val="ListParagraph"/>
        <w:numPr>
          <w:ilvl w:val="0"/>
          <w:numId w:val="19"/>
        </w:numPr>
        <w:spacing w:before="220" w:after="220"/>
        <w:rPr>
          <w:ins w:id="477" w:author="john.allard1990@gmail.com" w:date="2025-02-13T02:56:00Z" w16du:dateUtc="2025-02-13T02:56:17Z"/>
          <w:rFonts w:ascii="Arial" w:eastAsia="Arial" w:hAnsi="Arial" w:cs="Arial"/>
          <w:color w:val="000000" w:themeColor="text1"/>
        </w:rPr>
      </w:pPr>
      <w:ins w:id="478" w:author="john.allard1990@gmail.com" w:date="2025-02-13T02:56:00Z">
        <w:r w:rsidRPr="7626A412">
          <w:rPr>
            <w:rFonts w:ascii="Arial" w:eastAsia="Arial" w:hAnsi="Arial" w:cs="Arial"/>
            <w:color w:val="000000" w:themeColor="text1"/>
          </w:rPr>
          <w:t>Several customers in the dataset earn over $20,000 monthly</w:t>
        </w:r>
      </w:ins>
    </w:p>
    <w:p w14:paraId="595DE74F" w14:textId="3801737C" w:rsidR="27B3AFB0" w:rsidRDefault="7626A412" w:rsidP="7626A412">
      <w:pPr>
        <w:pStyle w:val="ListParagraph"/>
        <w:numPr>
          <w:ilvl w:val="0"/>
          <w:numId w:val="19"/>
        </w:numPr>
        <w:spacing w:before="220" w:after="220"/>
        <w:rPr>
          <w:ins w:id="479" w:author="john.allard1990@gmail.com" w:date="2025-02-13T02:56:00Z" w16du:dateUtc="2025-02-13T02:56:17Z"/>
          <w:rFonts w:ascii="Arial" w:eastAsia="Arial" w:hAnsi="Arial" w:cs="Arial"/>
          <w:color w:val="000000" w:themeColor="text1"/>
        </w:rPr>
      </w:pPr>
      <w:ins w:id="480" w:author="john.allard1990@gmail.com" w:date="2025-02-13T02:56:00Z">
        <w:r w:rsidRPr="7626A412">
          <w:rPr>
            <w:rFonts w:ascii="Arial" w:eastAsia="Arial" w:hAnsi="Arial" w:cs="Arial"/>
            <w:color w:val="000000" w:themeColor="text1"/>
          </w:rPr>
          <w:t>Maximum monthly income in full dataset reaches $3,008,750</w:t>
        </w:r>
      </w:ins>
    </w:p>
    <w:p w14:paraId="2E19CD78" w14:textId="01FFF9A8" w:rsidR="27B3AFB0" w:rsidRDefault="7626A412" w:rsidP="7626A412">
      <w:pPr>
        <w:pStyle w:val="ListParagraph"/>
        <w:numPr>
          <w:ilvl w:val="0"/>
          <w:numId w:val="19"/>
        </w:numPr>
        <w:spacing w:before="220" w:after="220"/>
        <w:rPr>
          <w:ins w:id="481" w:author="john.allard1990@gmail.com" w:date="2025-02-13T02:56:00Z" w16du:dateUtc="2025-02-13T02:56:17Z"/>
          <w:rFonts w:ascii="Arial" w:eastAsia="Arial" w:hAnsi="Arial" w:cs="Arial"/>
          <w:color w:val="000000" w:themeColor="text1"/>
        </w:rPr>
      </w:pPr>
      <w:ins w:id="482" w:author="john.allard1990@gmail.com" w:date="2025-02-13T02:56:00Z">
        <w:r w:rsidRPr="7626A412">
          <w:rPr>
            <w:rFonts w:ascii="Arial" w:eastAsia="Arial" w:hAnsi="Arial" w:cs="Arial"/>
            <w:color w:val="000000" w:themeColor="text1"/>
          </w:rPr>
          <w:t>Suggests potential oversampling of wealthy individuals</w:t>
        </w:r>
      </w:ins>
    </w:p>
    <w:p w14:paraId="7C35BD13" w14:textId="0097D46D" w:rsidR="27B3AFB0" w:rsidRDefault="7626A412" w:rsidP="7626A412">
      <w:pPr>
        <w:pStyle w:val="ListParagraph"/>
        <w:numPr>
          <w:ilvl w:val="0"/>
          <w:numId w:val="19"/>
        </w:numPr>
        <w:spacing w:before="220" w:after="220"/>
        <w:rPr>
          <w:ins w:id="483" w:author="john.allard1990@gmail.com" w:date="2025-02-13T02:56:00Z" w16du:dateUtc="2025-02-13T02:56:17Z"/>
          <w:rFonts w:ascii="Arial" w:eastAsia="Arial" w:hAnsi="Arial" w:cs="Arial"/>
          <w:color w:val="000000" w:themeColor="text1"/>
        </w:rPr>
      </w:pPr>
      <w:ins w:id="484" w:author="john.allard1990@gmail.com" w:date="2025-02-13T02:56:00Z">
        <w:r w:rsidRPr="7626A412">
          <w:rPr>
            <w:rFonts w:ascii="Arial" w:eastAsia="Arial" w:hAnsi="Arial" w:cs="Arial"/>
            <w:color w:val="000000" w:themeColor="text1"/>
          </w:rPr>
          <w:t>May not represent typical income distribution in the US</w:t>
        </w:r>
      </w:ins>
    </w:p>
    <w:p w14:paraId="72068A7B" w14:textId="4185E5C6" w:rsidR="27B3AFB0" w:rsidRDefault="27B3AFB0" w:rsidP="7626A412">
      <w:pPr>
        <w:rPr>
          <w:ins w:id="485" w:author="john.allard1990@gmail.com" w:date="2025-02-13T02:56:00Z" w16du:dateUtc="2025-02-13T02:56:17Z"/>
        </w:rPr>
      </w:pPr>
    </w:p>
    <w:p w14:paraId="6B772C3B" w14:textId="75413CE0" w:rsidR="27B3AFB0" w:rsidRDefault="7626A412" w:rsidP="7626A412">
      <w:pPr>
        <w:spacing w:before="240" w:after="240"/>
        <w:rPr>
          <w:ins w:id="486" w:author="john.allard1990@gmail.com" w:date="2025-02-13T02:56:00Z" w16du:dateUtc="2025-02-13T02:56:17Z"/>
          <w:rFonts w:ascii="Arial" w:eastAsia="Arial" w:hAnsi="Arial" w:cs="Arial"/>
          <w:color w:val="000000" w:themeColor="text1"/>
        </w:rPr>
      </w:pPr>
      <w:ins w:id="487" w:author="john.allard1990@gmail.com" w:date="2025-02-13T02:56:00Z">
        <w:r w:rsidRPr="7626A412">
          <w:rPr>
            <w:rFonts w:ascii="Arial" w:eastAsia="Arial" w:hAnsi="Arial" w:cs="Arial"/>
            <w:color w:val="000000" w:themeColor="text1"/>
          </w:rPr>
          <w:t>Credit Access Patterns:</w:t>
        </w:r>
      </w:ins>
    </w:p>
    <w:p w14:paraId="14C48E27" w14:textId="4FF19C94" w:rsidR="27B3AFB0" w:rsidRDefault="7626A412" w:rsidP="7626A412">
      <w:pPr>
        <w:pStyle w:val="ListParagraph"/>
        <w:numPr>
          <w:ilvl w:val="0"/>
          <w:numId w:val="18"/>
        </w:numPr>
        <w:spacing w:before="220" w:after="220"/>
        <w:rPr>
          <w:ins w:id="488" w:author="john.allard1990@gmail.com" w:date="2025-02-13T02:56:00Z" w16du:dateUtc="2025-02-13T02:56:17Z"/>
          <w:rFonts w:ascii="Arial" w:eastAsia="Arial" w:hAnsi="Arial" w:cs="Arial"/>
          <w:color w:val="000000" w:themeColor="text1"/>
        </w:rPr>
      </w:pPr>
      <w:ins w:id="489" w:author="john.allard1990@gmail.com" w:date="2025-02-13T02:56:00Z">
        <w:r w:rsidRPr="7626A412">
          <w:rPr>
            <w:rFonts w:ascii="Arial" w:eastAsia="Arial" w:hAnsi="Arial" w:cs="Arial"/>
            <w:color w:val="000000" w:themeColor="text1"/>
          </w:rPr>
          <w:t>Wide range in NumberOfOpenCreditLinesAndLoans (1-68)</w:t>
        </w:r>
      </w:ins>
    </w:p>
    <w:p w14:paraId="3C759C1C" w14:textId="170BC135" w:rsidR="27B3AFB0" w:rsidRDefault="7626A412" w:rsidP="7626A412">
      <w:pPr>
        <w:pStyle w:val="ListParagraph"/>
        <w:numPr>
          <w:ilvl w:val="0"/>
          <w:numId w:val="18"/>
        </w:numPr>
        <w:spacing w:before="220" w:after="220"/>
        <w:rPr>
          <w:ins w:id="490" w:author="john.allard1990@gmail.com" w:date="2025-02-13T02:56:00Z" w16du:dateUtc="2025-02-13T02:56:17Z"/>
          <w:rFonts w:ascii="Arial" w:eastAsia="Arial" w:hAnsi="Arial" w:cs="Arial"/>
          <w:color w:val="000000" w:themeColor="text1"/>
        </w:rPr>
      </w:pPr>
      <w:ins w:id="491" w:author="john.allard1990@gmail.com" w:date="2025-02-13T02:56:00Z">
        <w:r w:rsidRPr="7626A412">
          <w:rPr>
            <w:rFonts w:ascii="Arial" w:eastAsia="Arial" w:hAnsi="Arial" w:cs="Arial"/>
            <w:color w:val="000000" w:themeColor="text1"/>
          </w:rPr>
          <w:t>Higher income individuals tend to have more credit lines</w:t>
        </w:r>
      </w:ins>
    </w:p>
    <w:p w14:paraId="401205EB" w14:textId="45C86062" w:rsidR="27B3AFB0" w:rsidRDefault="7626A412" w:rsidP="7626A412">
      <w:pPr>
        <w:pStyle w:val="ListParagraph"/>
        <w:numPr>
          <w:ilvl w:val="0"/>
          <w:numId w:val="18"/>
        </w:numPr>
        <w:spacing w:before="220" w:after="220"/>
        <w:rPr>
          <w:ins w:id="492" w:author="john.allard1990@gmail.com" w:date="2025-02-13T02:56:00Z" w16du:dateUtc="2025-02-13T02:56:17Z"/>
          <w:rFonts w:ascii="Arial" w:eastAsia="Arial" w:hAnsi="Arial" w:cs="Arial"/>
          <w:color w:val="000000" w:themeColor="text1"/>
        </w:rPr>
      </w:pPr>
      <w:ins w:id="493" w:author="john.allard1990@gmail.com" w:date="2025-02-13T02:56:00Z">
        <w:r w:rsidRPr="7626A412">
          <w:rPr>
            <w:rFonts w:ascii="Arial" w:eastAsia="Arial" w:hAnsi="Arial" w:cs="Arial"/>
            <w:color w:val="000000" w:themeColor="text1"/>
          </w:rPr>
          <w:t>This dataset contains more high income individuals than an unbiased dataset</w:t>
        </w:r>
      </w:ins>
    </w:p>
    <w:p w14:paraId="08539C62" w14:textId="14858161" w:rsidR="27B3AFB0" w:rsidRDefault="7626A412" w:rsidP="7626A412">
      <w:pPr>
        <w:pStyle w:val="ListParagraph"/>
        <w:numPr>
          <w:ilvl w:val="0"/>
          <w:numId w:val="18"/>
        </w:numPr>
        <w:spacing w:before="220" w:after="220"/>
        <w:rPr>
          <w:ins w:id="494" w:author="john.allard1990@gmail.com" w:date="2025-02-13T02:56:00Z" w16du:dateUtc="2025-02-13T02:56:17Z"/>
          <w:rFonts w:ascii="Arial" w:eastAsia="Arial" w:hAnsi="Arial" w:cs="Arial"/>
          <w:color w:val="000000" w:themeColor="text1"/>
        </w:rPr>
      </w:pPr>
      <w:ins w:id="495" w:author="john.allard1990@gmail.com" w:date="2025-02-13T02:56:00Z">
        <w:r w:rsidRPr="7626A412">
          <w:rPr>
            <w:rFonts w:ascii="Arial" w:eastAsia="Arial" w:hAnsi="Arial" w:cs="Arial"/>
            <w:color w:val="000000" w:themeColor="text1"/>
          </w:rPr>
          <w:t>The model used to predict the likelihood of delinquency is disproportionally trained on skewed data, penalizing lower income individuals</w:t>
        </w:r>
      </w:ins>
    </w:p>
    <w:p w14:paraId="5C94D0B3" w14:textId="76D6856A" w:rsidR="27B3AFB0" w:rsidRDefault="7626A412" w:rsidP="7626A412">
      <w:pPr>
        <w:spacing w:before="240" w:after="240"/>
        <w:rPr>
          <w:ins w:id="496" w:author="john.allard1990@gmail.com" w:date="2025-02-13T02:56:00Z" w16du:dateUtc="2025-02-13T02:56:17Z"/>
          <w:rFonts w:ascii="Arial" w:eastAsia="Arial" w:hAnsi="Arial" w:cs="Arial"/>
          <w:color w:val="000000" w:themeColor="text1"/>
        </w:rPr>
      </w:pPr>
      <w:ins w:id="497" w:author="john.allard1990@gmail.com" w:date="2025-02-13T02:56:00Z">
        <w:r w:rsidRPr="7626A412">
          <w:rPr>
            <w:rFonts w:ascii="Arial" w:eastAsia="Arial" w:hAnsi="Arial" w:cs="Arial"/>
            <w:color w:val="000000" w:themeColor="text1"/>
          </w:rPr>
          <w:t>Potential Impact:</w:t>
        </w:r>
      </w:ins>
    </w:p>
    <w:p w14:paraId="1241C220" w14:textId="6389E4CA" w:rsidR="27B3AFB0" w:rsidRDefault="7626A412" w:rsidP="7626A412">
      <w:pPr>
        <w:pStyle w:val="ListParagraph"/>
        <w:numPr>
          <w:ilvl w:val="0"/>
          <w:numId w:val="17"/>
        </w:numPr>
        <w:spacing w:before="220" w:after="220"/>
        <w:rPr>
          <w:ins w:id="498" w:author="john.allard1990@gmail.com" w:date="2025-02-13T02:56:00Z" w16du:dateUtc="2025-02-13T02:56:17Z"/>
          <w:rFonts w:ascii="Arial" w:eastAsia="Arial" w:hAnsi="Arial" w:cs="Arial"/>
          <w:color w:val="000000" w:themeColor="text1"/>
        </w:rPr>
      </w:pPr>
      <w:ins w:id="499" w:author="john.allard1990@gmail.com" w:date="2025-02-13T02:56:00Z">
        <w:r w:rsidRPr="7626A412">
          <w:rPr>
            <w:rFonts w:ascii="Arial" w:eastAsia="Arial" w:hAnsi="Arial" w:cs="Arial"/>
            <w:color w:val="000000" w:themeColor="text1"/>
          </w:rPr>
          <w:t>Models trained on this data might:</w:t>
        </w:r>
      </w:ins>
    </w:p>
    <w:p w14:paraId="68D13561" w14:textId="74A05BEA" w:rsidR="27B3AFB0" w:rsidRDefault="7626A412" w:rsidP="7626A412">
      <w:pPr>
        <w:pStyle w:val="ListParagraph"/>
        <w:numPr>
          <w:ilvl w:val="1"/>
          <w:numId w:val="17"/>
        </w:numPr>
        <w:spacing w:before="220" w:after="220"/>
        <w:rPr>
          <w:ins w:id="500" w:author="john.allard1990@gmail.com" w:date="2025-02-13T02:56:00Z" w16du:dateUtc="2025-02-13T02:56:17Z"/>
          <w:rFonts w:ascii="Arial" w:eastAsia="Arial" w:hAnsi="Arial" w:cs="Arial"/>
          <w:color w:val="000000" w:themeColor="text1"/>
        </w:rPr>
      </w:pPr>
      <w:ins w:id="501" w:author="john.allard1990@gmail.com" w:date="2025-02-13T02:56:00Z">
        <w:r w:rsidRPr="7626A412">
          <w:rPr>
            <w:rFonts w:ascii="Arial" w:eastAsia="Arial" w:hAnsi="Arial" w:cs="Arial"/>
            <w:color w:val="000000" w:themeColor="text1"/>
          </w:rPr>
          <w:t>Penalizesfor average income earners and those with fewer credit lines</w:t>
        </w:r>
      </w:ins>
    </w:p>
    <w:p w14:paraId="30786C47" w14:textId="31D93135" w:rsidR="27B3AFB0" w:rsidRDefault="7626A412" w:rsidP="7626A412">
      <w:pPr>
        <w:pStyle w:val="ListParagraph"/>
        <w:numPr>
          <w:ilvl w:val="1"/>
          <w:numId w:val="17"/>
        </w:numPr>
        <w:spacing w:before="220" w:after="220"/>
        <w:rPr>
          <w:ins w:id="502" w:author="john.allard1990@gmail.com" w:date="2025-02-13T02:56:00Z" w16du:dateUtc="2025-02-13T02:56:17Z"/>
          <w:rFonts w:ascii="Arial" w:eastAsia="Arial" w:hAnsi="Arial" w:cs="Arial"/>
          <w:color w:val="000000" w:themeColor="text1"/>
        </w:rPr>
      </w:pPr>
      <w:ins w:id="503" w:author="john.allard1990@gmail.com" w:date="2025-02-13T02:56:00Z">
        <w:r w:rsidRPr="7626A412">
          <w:rPr>
            <w:rFonts w:ascii="Arial" w:eastAsia="Arial" w:hAnsi="Arial" w:cs="Arial"/>
            <w:color w:val="000000" w:themeColor="text1"/>
          </w:rPr>
          <w:t>Misinterprets normal credit patterns for lower-income groups</w:t>
        </w:r>
      </w:ins>
    </w:p>
    <w:p w14:paraId="5F02F462" w14:textId="65D9350F" w:rsidR="27B3AFB0" w:rsidRDefault="7626A412" w:rsidP="7626A412">
      <w:pPr>
        <w:pStyle w:val="ListParagraph"/>
        <w:numPr>
          <w:ilvl w:val="1"/>
          <w:numId w:val="17"/>
        </w:numPr>
        <w:spacing w:before="220" w:after="220"/>
        <w:rPr>
          <w:ins w:id="504" w:author="john.allard1990@gmail.com" w:date="2025-02-13T02:56:00Z" w16du:dateUtc="2025-02-13T02:56:17Z"/>
          <w:rFonts w:ascii="Arial" w:eastAsia="Arial" w:hAnsi="Arial" w:cs="Arial"/>
          <w:color w:val="000000" w:themeColor="text1"/>
        </w:rPr>
      </w:pPr>
      <w:ins w:id="505" w:author="john.allard1990@gmail.com" w:date="2025-02-13T02:56:00Z">
        <w:r w:rsidRPr="7626A412">
          <w:rPr>
            <w:rFonts w:ascii="Arial" w:eastAsia="Arial" w:hAnsi="Arial" w:cs="Arial"/>
            <w:color w:val="000000" w:themeColor="text1"/>
          </w:rPr>
          <w:t>Create unfair standards based on wealthy client patterns</w:t>
        </w:r>
      </w:ins>
    </w:p>
    <w:p w14:paraId="7B73FC55" w14:textId="6A0D0E4C" w:rsidR="27B3AFB0" w:rsidRDefault="7626A412" w:rsidP="7626A412">
      <w:pPr>
        <w:spacing w:before="240" w:after="240"/>
        <w:rPr>
          <w:ins w:id="506" w:author="john.allard1990@gmail.com" w:date="2025-02-13T02:56:00Z" w16du:dateUtc="2025-02-13T02:56:17Z"/>
          <w:rFonts w:ascii="Arial" w:eastAsia="Arial" w:hAnsi="Arial" w:cs="Arial"/>
          <w:color w:val="000000" w:themeColor="text1"/>
        </w:rPr>
      </w:pPr>
      <w:ins w:id="507" w:author="john.allard1990@gmail.com" w:date="2025-02-13T02:56:00Z">
        <w:r w:rsidRPr="7626A412">
          <w:rPr>
            <w:rFonts w:ascii="Arial" w:eastAsia="Arial" w:hAnsi="Arial" w:cs="Arial"/>
            <w:color w:val="000000" w:themeColor="text1"/>
          </w:rPr>
          <w:t>This analysis suggests the data collection method may have been biased, possibly due to:</w:t>
        </w:r>
      </w:ins>
    </w:p>
    <w:p w14:paraId="4C7EEDAF" w14:textId="3D7E72A2" w:rsidR="27B3AFB0" w:rsidRDefault="7626A412" w:rsidP="7626A412">
      <w:pPr>
        <w:pStyle w:val="ListParagraph"/>
        <w:numPr>
          <w:ilvl w:val="0"/>
          <w:numId w:val="16"/>
        </w:numPr>
        <w:spacing w:before="220" w:after="220"/>
        <w:rPr>
          <w:ins w:id="508" w:author="john.allard1990@gmail.com" w:date="2025-02-13T02:56:00Z" w16du:dateUtc="2025-02-13T02:56:17Z"/>
          <w:rFonts w:ascii="Arial" w:eastAsia="Arial" w:hAnsi="Arial" w:cs="Arial"/>
          <w:color w:val="000000" w:themeColor="text1"/>
        </w:rPr>
      </w:pPr>
      <w:ins w:id="509" w:author="john.allard1990@gmail.com" w:date="2025-02-13T02:56:00Z">
        <w:r w:rsidRPr="7626A412">
          <w:rPr>
            <w:rFonts w:ascii="Arial" w:eastAsia="Arial" w:hAnsi="Arial" w:cs="Arial"/>
            <w:color w:val="000000" w:themeColor="text1"/>
          </w:rPr>
          <w:t>Sampling from wealthy areas</w:t>
        </w:r>
      </w:ins>
    </w:p>
    <w:p w14:paraId="3F59BF40" w14:textId="60B600F5" w:rsidR="27B3AFB0" w:rsidRDefault="7626A412" w:rsidP="7626A412">
      <w:pPr>
        <w:pStyle w:val="ListParagraph"/>
        <w:numPr>
          <w:ilvl w:val="0"/>
          <w:numId w:val="16"/>
        </w:numPr>
        <w:spacing w:before="220" w:after="220"/>
        <w:rPr>
          <w:ins w:id="510" w:author="john.allard1990@gmail.com" w:date="2025-02-13T02:56:00Z" w16du:dateUtc="2025-02-13T02:56:17Z"/>
          <w:rFonts w:ascii="Arial" w:eastAsia="Arial" w:hAnsi="Arial" w:cs="Arial"/>
          <w:color w:val="000000" w:themeColor="text1"/>
        </w:rPr>
      </w:pPr>
      <w:ins w:id="511" w:author="john.allard1990@gmail.com" w:date="2025-02-13T02:56:00Z">
        <w:r w:rsidRPr="7626A412">
          <w:rPr>
            <w:rFonts w:ascii="Arial" w:eastAsia="Arial" w:hAnsi="Arial" w:cs="Arial"/>
            <w:color w:val="000000" w:themeColor="text1"/>
          </w:rPr>
          <w:t>Focus on high-net-worth clients</w:t>
        </w:r>
      </w:ins>
    </w:p>
    <w:p w14:paraId="48938395" w14:textId="1C5FA221" w:rsidR="27B3AFB0" w:rsidRDefault="7626A412" w:rsidP="7626A412">
      <w:pPr>
        <w:pStyle w:val="ListParagraph"/>
        <w:numPr>
          <w:ilvl w:val="0"/>
          <w:numId w:val="16"/>
        </w:numPr>
        <w:spacing w:before="220" w:after="220"/>
        <w:rPr>
          <w:ins w:id="512" w:author="john.allard1990@gmail.com" w:date="2025-02-13T02:56:00Z" w16du:dateUtc="2025-02-13T02:56:17Z"/>
          <w:rFonts w:ascii="Arial" w:eastAsia="Arial" w:hAnsi="Arial" w:cs="Arial"/>
          <w:color w:val="000000" w:themeColor="text1"/>
        </w:rPr>
      </w:pPr>
      <w:ins w:id="513" w:author="john.allard1990@gmail.com" w:date="2025-02-13T02:56:00Z">
        <w:r w:rsidRPr="7626A412">
          <w:rPr>
            <w:rFonts w:ascii="Arial" w:eastAsia="Arial" w:hAnsi="Arial" w:cs="Arial"/>
            <w:color w:val="000000" w:themeColor="text1"/>
          </w:rPr>
          <w:t>Limited geographic or demographic diversity</w:t>
        </w:r>
      </w:ins>
    </w:p>
    <w:p w14:paraId="078EB851" w14:textId="3A9E796D" w:rsidR="27B3AFB0" w:rsidRDefault="7626A412" w:rsidP="7626A412">
      <w:pPr>
        <w:pStyle w:val="ListParagraph"/>
        <w:numPr>
          <w:ilvl w:val="0"/>
          <w:numId w:val="16"/>
        </w:numPr>
        <w:spacing w:before="220" w:after="220"/>
        <w:rPr>
          <w:ins w:id="514" w:author="john.allard1990@gmail.com" w:date="2025-02-13T02:56:00Z" w16du:dateUtc="2025-02-13T02:56:17Z"/>
          <w:rFonts w:ascii="Arial" w:eastAsia="Arial" w:hAnsi="Arial" w:cs="Arial"/>
          <w:color w:val="000000" w:themeColor="text1"/>
        </w:rPr>
      </w:pPr>
      <w:ins w:id="515" w:author="john.allard1990@gmail.com" w:date="2025-02-13T02:56:00Z">
        <w:r w:rsidRPr="7626A412">
          <w:rPr>
            <w:rFonts w:ascii="Arial" w:eastAsia="Arial" w:hAnsi="Arial" w:cs="Arial"/>
            <w:color w:val="000000" w:themeColor="text1"/>
          </w:rPr>
          <w:t>Potential selection bias in choosing data sources</w:t>
        </w:r>
      </w:ins>
    </w:p>
    <w:p w14:paraId="3B363B59" w14:textId="568CA414" w:rsidR="27B3AFB0" w:rsidRDefault="7626A412" w:rsidP="7626A412">
      <w:pPr>
        <w:spacing w:before="240" w:after="240"/>
        <w:rPr>
          <w:ins w:id="516" w:author="john.allard1990@gmail.com" w:date="2025-02-13T02:56:00Z" w16du:dateUtc="2025-02-13T02:56:17Z"/>
          <w:rFonts w:ascii="Arial" w:eastAsia="Arial" w:hAnsi="Arial" w:cs="Arial"/>
          <w:color w:val="000000" w:themeColor="text1"/>
        </w:rPr>
      </w:pPr>
      <w:ins w:id="517" w:author="john.allard1990@gmail.com" w:date="2025-02-13T02:56:00Z">
        <w:r w:rsidRPr="7626A412">
          <w:rPr>
            <w:rFonts w:ascii="Arial" w:eastAsia="Arial" w:hAnsi="Arial" w:cs="Arial"/>
            <w:color w:val="000000" w:themeColor="text1"/>
          </w:rPr>
          <w:t>These findings indicate a need for more representative sampling and careful consideration of income-based biases in model development.</w:t>
        </w:r>
      </w:ins>
    </w:p>
    <w:p w14:paraId="7CF3A298" w14:textId="5D4ED118" w:rsidR="27B3AFB0" w:rsidRDefault="27B3AFB0" w:rsidP="7626A412">
      <w:pPr>
        <w:spacing w:before="240" w:after="240"/>
        <w:rPr>
          <w:ins w:id="518" w:author="john.allard1990@gmail.com" w:date="2025-02-13T02:56:00Z" w16du:dateUtc="2025-02-13T02:56:17Z"/>
          <w:rFonts w:ascii="Arial" w:eastAsia="Arial" w:hAnsi="Arial" w:cs="Arial"/>
          <w:color w:val="000000" w:themeColor="text1"/>
        </w:rPr>
      </w:pPr>
    </w:p>
    <w:p w14:paraId="2F4F8B85" w14:textId="08C958EF" w:rsidR="27B3AFB0" w:rsidRDefault="27B3AFB0" w:rsidP="7626A412">
      <w:pPr>
        <w:spacing w:before="240" w:after="240"/>
        <w:rPr>
          <w:ins w:id="519" w:author="john.allard1990@gmail.com" w:date="2025-02-13T02:56:00Z" w16du:dateUtc="2025-02-13T02:56:17Z"/>
          <w:rFonts w:ascii="Arial" w:eastAsia="Arial" w:hAnsi="Arial" w:cs="Arial"/>
          <w:color w:val="000000" w:themeColor="text1"/>
        </w:rPr>
      </w:pPr>
    </w:p>
    <w:p w14:paraId="781C9FF8" w14:textId="748DC697" w:rsidR="27B3AFB0" w:rsidRDefault="27B3AFB0" w:rsidP="7626A412">
      <w:pPr>
        <w:spacing w:before="240" w:after="240"/>
        <w:rPr>
          <w:ins w:id="520" w:author="john.allard1990@gmail.com" w:date="2025-02-13T02:56:00Z" w16du:dateUtc="2025-02-13T02:56:17Z"/>
          <w:rFonts w:ascii="Arial" w:eastAsia="Arial" w:hAnsi="Arial" w:cs="Arial"/>
          <w:b/>
          <w:bCs/>
          <w:color w:val="000000" w:themeColor="text1"/>
        </w:rPr>
      </w:pPr>
      <w:ins w:id="521" w:author="john.allard1990@gmail.com" w:date="2025-02-13T02:56:00Z">
        <w:r>
          <w:rPr>
            <w:noProof/>
          </w:rPr>
          <w:drawing>
            <wp:inline distT="0" distB="0" distL="0" distR="0" wp14:anchorId="0F3E1725" wp14:editId="3BCB6C8A">
              <wp:extent cx="5943600" cy="3762375"/>
              <wp:effectExtent l="0" t="0" r="0" b="0"/>
              <wp:docPr id="630111647" name="Picture 63011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r>
          <w:rPr>
            <w:noProof/>
          </w:rPr>
          <w:drawing>
            <wp:inline distT="0" distB="0" distL="0" distR="0" wp14:anchorId="7814AE06" wp14:editId="4AF1C313">
              <wp:extent cx="5943600" cy="4133850"/>
              <wp:effectExtent l="0" t="0" r="0" b="0"/>
              <wp:docPr id="1708661080" name="Picture 170866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ins>
    </w:p>
    <w:p w14:paraId="4A2EB353" w14:textId="1282D3D1" w:rsidR="49E36F63" w:rsidRDefault="49E36F63" w:rsidP="03BD22A8">
      <w:pPr>
        <w:spacing w:before="240" w:after="240"/>
        <w:rPr>
          <w:del w:id="522" w:author="john.allard1990@gmail.com" w:date="2025-02-13T02:56:00Z" w16du:dateUtc="2025-02-13T02:56:10Z"/>
          <w:rFonts w:ascii="Arial" w:eastAsia="Arial" w:hAnsi="Arial" w:cs="Arial"/>
          <w:color w:val="000000" w:themeColor="text1"/>
        </w:rPr>
      </w:pPr>
      <w:del w:id="523" w:author="john.allard1990@gmail.com" w:date="2025-02-13T02:56:00Z">
        <w:r w:rsidRPr="49E36F63">
          <w:rPr>
            <w:rFonts w:ascii="Arial" w:eastAsia="Arial" w:hAnsi="Arial" w:cs="Arial"/>
            <w:b/>
            <w:bCs/>
            <w:color w:val="000000" w:themeColor="text1"/>
          </w:rPr>
          <w:delText xml:space="preserve">Objective: </w:delText>
        </w:r>
        <w:r w:rsidRPr="49E36F63">
          <w:rPr>
            <w:rFonts w:ascii="Arial" w:eastAsia="Arial" w:hAnsi="Arial" w:cs="Arial"/>
            <w:color w:val="000000" w:themeColor="text1"/>
          </w:rPr>
          <w:delText xml:space="preserve">To investigate potential biases in the dataset's representation of income levels and credit access, particularly focusing on </w:delText>
        </w:r>
        <w:r w:rsidR="6AFAA443" w:rsidRPr="6AFAA443">
          <w:rPr>
            <w:rFonts w:ascii="Arial" w:eastAsia="Arial" w:hAnsi="Arial" w:cs="Arial"/>
            <w:color w:val="000000" w:themeColor="text1"/>
          </w:rPr>
          <w:delText>‘</w:delText>
        </w:r>
        <w:r w:rsidR="56B9A479" w:rsidRPr="56B9A479">
          <w:rPr>
            <w:rFonts w:ascii="Arial" w:eastAsia="Arial" w:hAnsi="Arial" w:cs="Arial"/>
            <w:color w:val="000000" w:themeColor="text1"/>
          </w:rPr>
          <w:delText>MonthlyIncome’</w:delText>
        </w:r>
        <w:r w:rsidRPr="49E36F63">
          <w:rPr>
            <w:rFonts w:ascii="Arial" w:eastAsia="Arial" w:hAnsi="Arial" w:cs="Arial"/>
            <w:color w:val="000000" w:themeColor="text1"/>
          </w:rPr>
          <w:delText xml:space="preserve"> and </w:delText>
        </w:r>
        <w:r w:rsidR="56B9A479" w:rsidRPr="56B9A479">
          <w:rPr>
            <w:rFonts w:ascii="Arial" w:eastAsia="Arial" w:hAnsi="Arial" w:cs="Arial"/>
            <w:color w:val="000000" w:themeColor="text1"/>
          </w:rPr>
          <w:delText>‘NumberOfOpenCreditLinesAndLoans’</w:delText>
        </w:r>
        <w:r w:rsidRPr="49E36F63">
          <w:rPr>
            <w:rFonts w:ascii="Arial" w:eastAsia="Arial" w:hAnsi="Arial" w:cs="Arial"/>
            <w:color w:val="000000" w:themeColor="text1"/>
          </w:rPr>
          <w:delText>.</w:delText>
        </w:r>
      </w:del>
    </w:p>
    <w:p w14:paraId="119B0E9B" w14:textId="2B06119E" w:rsidR="49E36F63" w:rsidRDefault="49E36F63" w:rsidP="03BD22A8">
      <w:pPr>
        <w:spacing w:before="240" w:after="240"/>
        <w:rPr>
          <w:del w:id="524" w:author="john.allard1990@gmail.com" w:date="2025-02-13T02:56:00Z" w16du:dateUtc="2025-02-13T02:56:10Z"/>
          <w:rFonts w:ascii="Arial" w:eastAsia="Arial" w:hAnsi="Arial" w:cs="Arial"/>
          <w:b/>
          <w:bCs/>
          <w:color w:val="000000" w:themeColor="text1"/>
        </w:rPr>
      </w:pPr>
      <w:del w:id="525" w:author="john.allard1990@gmail.com" w:date="2025-02-13T02:56:00Z">
        <w:r w:rsidRPr="49E36F63">
          <w:rPr>
            <w:rFonts w:ascii="Arial" w:eastAsia="Arial" w:hAnsi="Arial" w:cs="Arial"/>
            <w:b/>
            <w:bCs/>
            <w:color w:val="000000" w:themeColor="text1"/>
          </w:rPr>
          <w:delText>Target Variable</w:delText>
        </w:r>
      </w:del>
    </w:p>
    <w:p w14:paraId="20648637" w14:textId="565D34B8" w:rsidR="49E36F63" w:rsidRDefault="49E36F63" w:rsidP="00CAD8E8">
      <w:pPr>
        <w:pStyle w:val="ListParagraph"/>
        <w:numPr>
          <w:ilvl w:val="0"/>
          <w:numId w:val="22"/>
        </w:numPr>
        <w:spacing w:before="220" w:after="220"/>
        <w:rPr>
          <w:del w:id="526" w:author="john.allard1990@gmail.com" w:date="2025-02-13T02:56:00Z" w16du:dateUtc="2025-02-13T02:56:10Z"/>
          <w:rFonts w:ascii="Arial" w:eastAsia="Arial" w:hAnsi="Arial" w:cs="Arial"/>
          <w:color w:val="000000" w:themeColor="text1"/>
        </w:rPr>
      </w:pPr>
      <w:del w:id="527" w:author="john.allard1990@gmail.com" w:date="2025-02-13T02:56:00Z">
        <w:r w:rsidRPr="49E36F63">
          <w:rPr>
            <w:rFonts w:ascii="Arial" w:eastAsia="Arial" w:hAnsi="Arial" w:cs="Arial"/>
            <w:color w:val="000000" w:themeColor="text1"/>
          </w:rPr>
          <w:delText>SeriousDlqin2yrs</w:delText>
        </w:r>
      </w:del>
    </w:p>
    <w:p w14:paraId="5EE8E4C4" w14:textId="7E932CBA" w:rsidR="49E36F63" w:rsidRDefault="49E36F63" w:rsidP="00CAD8E8">
      <w:pPr>
        <w:spacing w:before="240" w:after="240"/>
        <w:rPr>
          <w:del w:id="528" w:author="john.allard1990@gmail.com" w:date="2025-02-13T02:56:00Z" w16du:dateUtc="2025-02-13T02:56:10Z"/>
          <w:rFonts w:ascii="Arial" w:eastAsia="Arial" w:hAnsi="Arial" w:cs="Arial"/>
          <w:b/>
          <w:bCs/>
          <w:color w:val="000000" w:themeColor="text1"/>
        </w:rPr>
      </w:pPr>
      <w:del w:id="529" w:author="john.allard1990@gmail.com" w:date="2025-02-13T02:56:00Z">
        <w:r w:rsidRPr="49E36F63">
          <w:rPr>
            <w:rFonts w:ascii="Arial" w:eastAsia="Arial" w:hAnsi="Arial" w:cs="Arial"/>
            <w:b/>
            <w:bCs/>
            <w:color w:val="000000" w:themeColor="text1"/>
          </w:rPr>
          <w:delText>Selected Features</w:delText>
        </w:r>
      </w:del>
    </w:p>
    <w:p w14:paraId="3971A5C2" w14:textId="063AFC8C" w:rsidR="49E36F63" w:rsidRDefault="49E36F63" w:rsidP="00CAD8E8">
      <w:pPr>
        <w:pStyle w:val="ListParagraph"/>
        <w:numPr>
          <w:ilvl w:val="0"/>
          <w:numId w:val="21"/>
        </w:numPr>
        <w:spacing w:before="220" w:after="220"/>
        <w:rPr>
          <w:del w:id="530" w:author="john.allard1990@gmail.com" w:date="2025-02-13T02:56:00Z" w16du:dateUtc="2025-02-13T02:56:10Z"/>
          <w:rFonts w:ascii="Arial" w:eastAsia="Arial" w:hAnsi="Arial" w:cs="Arial"/>
          <w:color w:val="000000" w:themeColor="text1"/>
        </w:rPr>
      </w:pPr>
      <w:del w:id="531" w:author="john.allard1990@gmail.com" w:date="2025-02-13T02:56:00Z">
        <w:r w:rsidRPr="49E36F63">
          <w:rPr>
            <w:rFonts w:ascii="Arial" w:eastAsia="Arial" w:hAnsi="Arial" w:cs="Arial"/>
            <w:color w:val="000000" w:themeColor="text1"/>
          </w:rPr>
          <w:delText>MonthlyIncome</w:delText>
        </w:r>
      </w:del>
    </w:p>
    <w:p w14:paraId="7E72F2CE" w14:textId="3B250097" w:rsidR="49E36F63" w:rsidRDefault="49E36F63" w:rsidP="00CAD8E8">
      <w:pPr>
        <w:pStyle w:val="ListParagraph"/>
        <w:numPr>
          <w:ilvl w:val="0"/>
          <w:numId w:val="21"/>
        </w:numPr>
        <w:spacing w:before="220" w:after="220"/>
        <w:rPr>
          <w:del w:id="532" w:author="john.allard1990@gmail.com" w:date="2025-02-13T02:56:00Z" w16du:dateUtc="2025-02-13T02:56:10Z"/>
          <w:rFonts w:ascii="Arial" w:eastAsia="Arial" w:hAnsi="Arial" w:cs="Arial"/>
          <w:color w:val="000000" w:themeColor="text1"/>
        </w:rPr>
      </w:pPr>
      <w:del w:id="533" w:author="john.allard1990@gmail.com" w:date="2025-02-13T02:56:00Z">
        <w:r w:rsidRPr="49E36F63">
          <w:rPr>
            <w:rFonts w:ascii="Arial" w:eastAsia="Arial" w:hAnsi="Arial" w:cs="Arial"/>
            <w:color w:val="000000" w:themeColor="text1"/>
          </w:rPr>
          <w:delText>NumberOfOpenCreditLinesAndLoans</w:delText>
        </w:r>
      </w:del>
    </w:p>
    <w:p w14:paraId="5A58F3AD" w14:textId="6F87BFBC" w:rsidR="49E36F63" w:rsidRDefault="49E36F63" w:rsidP="00CAD8E8">
      <w:pPr>
        <w:spacing w:before="240" w:after="240"/>
        <w:rPr>
          <w:del w:id="534" w:author="john.allard1990@gmail.com" w:date="2025-02-13T02:56:00Z" w16du:dateUtc="2025-02-13T02:56:10Z"/>
          <w:rFonts w:ascii="Arial" w:eastAsia="Arial" w:hAnsi="Arial" w:cs="Arial"/>
          <w:color w:val="000000" w:themeColor="text1"/>
        </w:rPr>
      </w:pPr>
      <w:del w:id="535" w:author="john.allard1990@gmail.com" w:date="2025-02-13T02:56:00Z">
        <w:r w:rsidRPr="49E36F63">
          <w:rPr>
            <w:rFonts w:ascii="Arial" w:eastAsia="Arial" w:hAnsi="Arial" w:cs="Arial"/>
            <w:color w:val="000000" w:themeColor="text1"/>
          </w:rPr>
          <w:delText>Methodology Began the analysis by performing the following:</w:delText>
        </w:r>
      </w:del>
    </w:p>
    <w:p w14:paraId="30023055" w14:textId="16D7144B" w:rsidR="49E36F63" w:rsidRDefault="49E36F63" w:rsidP="00CAD8E8">
      <w:pPr>
        <w:pStyle w:val="ListParagraph"/>
        <w:numPr>
          <w:ilvl w:val="0"/>
          <w:numId w:val="20"/>
        </w:numPr>
        <w:spacing w:before="220" w:after="220"/>
        <w:rPr>
          <w:del w:id="536" w:author="john.allard1990@gmail.com" w:date="2025-02-13T02:56:00Z" w16du:dateUtc="2025-02-13T02:56:10Z"/>
          <w:rFonts w:ascii="Arial" w:eastAsia="Arial" w:hAnsi="Arial" w:cs="Arial"/>
          <w:color w:val="000000" w:themeColor="text1"/>
        </w:rPr>
      </w:pPr>
      <w:del w:id="537" w:author="john.allard1990@gmail.com" w:date="2025-02-13T02:56:00Z">
        <w:r w:rsidRPr="49E36F63">
          <w:rPr>
            <w:rFonts w:ascii="Arial" w:eastAsia="Arial" w:hAnsi="Arial" w:cs="Arial"/>
            <w:color w:val="000000" w:themeColor="text1"/>
          </w:rPr>
          <w:delText>Data Cleaning and Preprocessing</w:delText>
        </w:r>
      </w:del>
    </w:p>
    <w:p w14:paraId="6790A52D" w14:textId="425639BF" w:rsidR="49E36F63" w:rsidRDefault="49E36F63" w:rsidP="00CAD8E8">
      <w:pPr>
        <w:pStyle w:val="ListParagraph"/>
        <w:numPr>
          <w:ilvl w:val="1"/>
          <w:numId w:val="20"/>
        </w:numPr>
        <w:spacing w:before="220" w:after="220"/>
        <w:rPr>
          <w:del w:id="538" w:author="john.allard1990@gmail.com" w:date="2025-02-13T02:56:00Z" w16du:dateUtc="2025-02-13T02:56:10Z"/>
          <w:rFonts w:ascii="Arial" w:eastAsia="Arial" w:hAnsi="Arial" w:cs="Arial"/>
          <w:color w:val="000000" w:themeColor="text1"/>
        </w:rPr>
      </w:pPr>
      <w:del w:id="539" w:author="john.allard1990@gmail.com" w:date="2025-02-13T02:56:00Z">
        <w:r w:rsidRPr="49E36F63">
          <w:rPr>
            <w:rFonts w:ascii="Arial" w:eastAsia="Arial" w:hAnsi="Arial" w:cs="Arial"/>
            <w:color w:val="000000" w:themeColor="text1"/>
          </w:rPr>
          <w:delText>Identified missing values in MonthlyIncome (several NaN values present)</w:delText>
        </w:r>
      </w:del>
    </w:p>
    <w:p w14:paraId="723DBCA6" w14:textId="2E465E37" w:rsidR="49E36F63" w:rsidRDefault="49E36F63" w:rsidP="00CAD8E8">
      <w:pPr>
        <w:pStyle w:val="ListParagraph"/>
        <w:numPr>
          <w:ilvl w:val="1"/>
          <w:numId w:val="20"/>
        </w:numPr>
        <w:spacing w:before="220" w:after="220"/>
        <w:rPr>
          <w:del w:id="540" w:author="john.allard1990@gmail.com" w:date="2025-02-13T02:56:00Z" w16du:dateUtc="2025-02-13T02:56:10Z"/>
          <w:rFonts w:ascii="Arial" w:eastAsia="Arial" w:hAnsi="Arial" w:cs="Arial"/>
          <w:color w:val="000000" w:themeColor="text1"/>
        </w:rPr>
      </w:pPr>
      <w:del w:id="541" w:author="john.allard1990@gmail.com" w:date="2025-02-13T02:56:00Z">
        <w:r w:rsidRPr="49E36F63">
          <w:rPr>
            <w:rFonts w:ascii="Arial" w:eastAsia="Arial" w:hAnsi="Arial" w:cs="Arial"/>
            <w:color w:val="000000" w:themeColor="text1"/>
          </w:rPr>
          <w:delText>Analyzed distribution and range of both features</w:delText>
        </w:r>
      </w:del>
    </w:p>
    <w:p w14:paraId="1C9E3F0D" w14:textId="6DF8B4AB" w:rsidR="49E36F63" w:rsidRDefault="49E36F63" w:rsidP="00CAD8E8">
      <w:pPr>
        <w:pStyle w:val="ListParagraph"/>
        <w:numPr>
          <w:ilvl w:val="1"/>
          <w:numId w:val="20"/>
        </w:numPr>
        <w:spacing w:before="220" w:after="220"/>
        <w:rPr>
          <w:del w:id="542" w:author="john.allard1990@gmail.com" w:date="2025-02-13T02:56:00Z" w16du:dateUtc="2025-02-13T02:56:10Z"/>
          <w:rFonts w:ascii="Arial" w:eastAsia="Arial" w:hAnsi="Arial" w:cs="Arial"/>
          <w:color w:val="000000" w:themeColor="text1"/>
        </w:rPr>
      </w:pPr>
      <w:del w:id="543" w:author="john.allard1990@gmail.com" w:date="2025-02-13T02:56:00Z">
        <w:r w:rsidRPr="49E36F63">
          <w:rPr>
            <w:rFonts w:ascii="Arial" w:eastAsia="Arial" w:hAnsi="Arial" w:cs="Arial"/>
            <w:color w:val="000000" w:themeColor="text1"/>
          </w:rPr>
          <w:delText>Examined outliers and extreme values</w:delText>
        </w:r>
      </w:del>
    </w:p>
    <w:p w14:paraId="2833B0B1" w14:textId="002074B7" w:rsidR="49E36F63" w:rsidRDefault="49E36F63" w:rsidP="00CAD8E8">
      <w:pPr>
        <w:pStyle w:val="ListParagraph"/>
        <w:numPr>
          <w:ilvl w:val="0"/>
          <w:numId w:val="20"/>
        </w:numPr>
        <w:spacing w:before="220" w:after="220"/>
        <w:rPr>
          <w:del w:id="544" w:author="john.allard1990@gmail.com" w:date="2025-02-13T02:56:00Z" w16du:dateUtc="2025-02-13T02:56:10Z"/>
          <w:rFonts w:ascii="Arial" w:eastAsia="Arial" w:hAnsi="Arial" w:cs="Arial"/>
          <w:color w:val="000000" w:themeColor="text1"/>
        </w:rPr>
      </w:pPr>
      <w:del w:id="545" w:author="john.allard1990@gmail.com" w:date="2025-02-13T02:56:00Z">
        <w:r w:rsidRPr="49E36F63">
          <w:rPr>
            <w:rFonts w:ascii="Arial" w:eastAsia="Arial" w:hAnsi="Arial" w:cs="Arial"/>
            <w:color w:val="000000" w:themeColor="text1"/>
          </w:rPr>
          <w:delText>Exploratory Data Analysis</w:delText>
        </w:r>
      </w:del>
    </w:p>
    <w:p w14:paraId="6489E2DB" w14:textId="0DF6AC15" w:rsidR="49E36F63" w:rsidRDefault="49E36F63" w:rsidP="00CAD8E8">
      <w:pPr>
        <w:pStyle w:val="ListParagraph"/>
        <w:numPr>
          <w:ilvl w:val="1"/>
          <w:numId w:val="20"/>
        </w:numPr>
        <w:spacing w:before="220" w:after="220"/>
        <w:rPr>
          <w:del w:id="546" w:author="john.allard1990@gmail.com" w:date="2025-02-13T02:56:00Z" w16du:dateUtc="2025-02-13T02:56:10Z"/>
          <w:rFonts w:ascii="Arial" w:eastAsia="Arial" w:hAnsi="Arial" w:cs="Arial"/>
          <w:color w:val="000000" w:themeColor="text1"/>
        </w:rPr>
      </w:pPr>
      <w:del w:id="547" w:author="john.allard1990@gmail.com" w:date="2025-02-13T02:56:00Z">
        <w:r w:rsidRPr="49E36F63">
          <w:rPr>
            <w:rFonts w:ascii="Arial" w:eastAsia="Arial" w:hAnsi="Arial" w:cs="Arial"/>
            <w:color w:val="000000" w:themeColor="text1"/>
          </w:rPr>
          <w:delText>Found MonthlyIncome ranges from $0 to $63,588 in provided sample</w:delText>
        </w:r>
      </w:del>
    </w:p>
    <w:p w14:paraId="4990E9B6" w14:textId="786A4F04" w:rsidR="49E36F63" w:rsidRDefault="49E36F63" w:rsidP="00CAD8E8">
      <w:pPr>
        <w:pStyle w:val="ListParagraph"/>
        <w:numPr>
          <w:ilvl w:val="1"/>
          <w:numId w:val="20"/>
        </w:numPr>
        <w:spacing w:before="220" w:after="220"/>
        <w:rPr>
          <w:del w:id="548" w:author="john.allard1990@gmail.com" w:date="2025-02-13T02:56:00Z" w16du:dateUtc="2025-02-13T02:56:10Z"/>
          <w:rFonts w:ascii="Arial" w:eastAsia="Arial" w:hAnsi="Arial" w:cs="Arial"/>
          <w:color w:val="000000" w:themeColor="text1"/>
        </w:rPr>
      </w:pPr>
      <w:del w:id="549" w:author="john.allard1990@gmail.com" w:date="2025-02-13T02:56:00Z">
        <w:r w:rsidRPr="49E36F63">
          <w:rPr>
            <w:rFonts w:ascii="Arial" w:eastAsia="Arial" w:hAnsi="Arial" w:cs="Arial"/>
            <w:color w:val="000000" w:themeColor="text1"/>
          </w:rPr>
          <w:delText>NumberOfOpenCreditLinesAndLoans ranges from 1 to 31 credit lines</w:delText>
        </w:r>
      </w:del>
    </w:p>
    <w:p w14:paraId="08688FF6" w14:textId="1723C0BB" w:rsidR="49E36F63" w:rsidRDefault="49E36F63" w:rsidP="00CAD8E8">
      <w:pPr>
        <w:pStyle w:val="ListParagraph"/>
        <w:numPr>
          <w:ilvl w:val="1"/>
          <w:numId w:val="20"/>
        </w:numPr>
        <w:spacing w:before="220" w:after="220"/>
        <w:rPr>
          <w:del w:id="550" w:author="john.allard1990@gmail.com" w:date="2025-02-13T02:56:00Z" w16du:dateUtc="2025-02-13T02:56:10Z"/>
          <w:rFonts w:ascii="Arial" w:eastAsia="Arial" w:hAnsi="Arial" w:cs="Arial"/>
          <w:color w:val="000000" w:themeColor="text1"/>
        </w:rPr>
      </w:pPr>
      <w:del w:id="551" w:author="john.allard1990@gmail.com" w:date="2025-02-13T02:56:00Z">
        <w:r w:rsidRPr="49E36F63">
          <w:rPr>
            <w:rFonts w:ascii="Arial" w:eastAsia="Arial" w:hAnsi="Arial" w:cs="Arial"/>
            <w:color w:val="000000" w:themeColor="text1"/>
          </w:rPr>
          <w:delText>Several instances of very high incomes ($20,000+ monthly)</w:delText>
        </w:r>
      </w:del>
    </w:p>
    <w:p w14:paraId="54CC4B70" w14:textId="7505BE0D" w:rsidR="49E36F63" w:rsidRDefault="49E36F63" w:rsidP="00CAD8E8">
      <w:pPr>
        <w:pStyle w:val="ListParagraph"/>
        <w:numPr>
          <w:ilvl w:val="1"/>
          <w:numId w:val="20"/>
        </w:numPr>
        <w:spacing w:before="220" w:after="220"/>
        <w:rPr>
          <w:del w:id="552" w:author="john.allard1990@gmail.com" w:date="2025-02-13T02:56:00Z" w16du:dateUtc="2025-02-13T02:56:10Z"/>
          <w:rFonts w:ascii="Arial" w:eastAsia="Arial" w:hAnsi="Arial" w:cs="Arial"/>
          <w:color w:val="000000" w:themeColor="text1"/>
        </w:rPr>
      </w:pPr>
      <w:del w:id="553" w:author="john.allard1990@gmail.com" w:date="2025-02-13T02:56:00Z">
        <w:r w:rsidRPr="49E36F63">
          <w:rPr>
            <w:rFonts w:ascii="Arial" w:eastAsia="Arial" w:hAnsi="Arial" w:cs="Arial"/>
            <w:color w:val="000000" w:themeColor="text1"/>
          </w:rPr>
          <w:delText>Multiple cases of individuals with 15+ credit lines</w:delText>
        </w:r>
      </w:del>
    </w:p>
    <w:p w14:paraId="037FFB8B" w14:textId="67B336E5" w:rsidR="49E36F63" w:rsidRDefault="49E36F63" w:rsidP="00CAD8E8">
      <w:pPr>
        <w:pStyle w:val="ListParagraph"/>
        <w:numPr>
          <w:ilvl w:val="0"/>
          <w:numId w:val="20"/>
        </w:numPr>
        <w:spacing w:before="220" w:after="220"/>
        <w:rPr>
          <w:del w:id="554" w:author="john.allard1990@gmail.com" w:date="2025-02-13T02:56:00Z" w16du:dateUtc="2025-02-13T02:56:10Z"/>
          <w:rFonts w:ascii="Arial" w:eastAsia="Arial" w:hAnsi="Arial" w:cs="Arial"/>
          <w:color w:val="000000" w:themeColor="text1"/>
        </w:rPr>
      </w:pPr>
      <w:del w:id="555" w:author="john.allard1990@gmail.com" w:date="2025-02-13T02:56:00Z">
        <w:r w:rsidRPr="49E36F63">
          <w:rPr>
            <w:rFonts w:ascii="Arial" w:eastAsia="Arial" w:hAnsi="Arial" w:cs="Arial"/>
            <w:color w:val="000000" w:themeColor="text1"/>
          </w:rPr>
          <w:delText>Bias Investigation:</w:delText>
        </w:r>
      </w:del>
    </w:p>
    <w:p w14:paraId="6D603F4D" w14:textId="46D36412" w:rsidR="49E36F63" w:rsidRDefault="49E36F63" w:rsidP="00CAD8E8">
      <w:pPr>
        <w:pStyle w:val="ListParagraph"/>
        <w:numPr>
          <w:ilvl w:val="1"/>
          <w:numId w:val="20"/>
        </w:numPr>
        <w:spacing w:before="220" w:after="220"/>
        <w:rPr>
          <w:del w:id="556" w:author="john.allard1990@gmail.com" w:date="2025-02-13T02:56:00Z" w16du:dateUtc="2025-02-13T02:56:10Z"/>
          <w:rFonts w:ascii="Arial" w:eastAsia="Arial" w:hAnsi="Arial" w:cs="Arial"/>
          <w:color w:val="000000" w:themeColor="text1"/>
        </w:rPr>
      </w:pPr>
      <w:del w:id="557" w:author="john.allard1990@gmail.com" w:date="2025-02-13T02:56:00Z">
        <w:r w:rsidRPr="49E36F63">
          <w:rPr>
            <w:rFonts w:ascii="Arial" w:eastAsia="Arial" w:hAnsi="Arial" w:cs="Arial"/>
            <w:color w:val="000000" w:themeColor="text1"/>
          </w:rPr>
          <w:delText>Analyzed income distribution patterns</w:delText>
        </w:r>
      </w:del>
    </w:p>
    <w:p w14:paraId="538266EA" w14:textId="5FDAADDB" w:rsidR="49E36F63" w:rsidRDefault="49E36F63" w:rsidP="00CAD8E8">
      <w:pPr>
        <w:pStyle w:val="ListParagraph"/>
        <w:numPr>
          <w:ilvl w:val="1"/>
          <w:numId w:val="20"/>
        </w:numPr>
        <w:spacing w:before="220" w:after="220"/>
        <w:rPr>
          <w:del w:id="558" w:author="john.allard1990@gmail.com" w:date="2025-02-13T02:56:00Z" w16du:dateUtc="2025-02-13T02:56:10Z"/>
          <w:rFonts w:ascii="Arial" w:eastAsia="Arial" w:hAnsi="Arial" w:cs="Arial"/>
          <w:color w:val="000000" w:themeColor="text1"/>
        </w:rPr>
      </w:pPr>
      <w:del w:id="559" w:author="john.allard1990@gmail.com" w:date="2025-02-13T02:56:00Z">
        <w:r w:rsidRPr="49E36F63">
          <w:rPr>
            <w:rFonts w:ascii="Arial" w:eastAsia="Arial" w:hAnsi="Arial" w:cs="Arial"/>
            <w:color w:val="000000" w:themeColor="text1"/>
          </w:rPr>
          <w:delText>Examined relationship between income and credit line access</w:delText>
        </w:r>
      </w:del>
    </w:p>
    <w:p w14:paraId="71EE6B38" w14:textId="5D03E740" w:rsidR="49E36F63" w:rsidRDefault="49E36F63" w:rsidP="00CAD8E8">
      <w:pPr>
        <w:pStyle w:val="ListParagraph"/>
        <w:numPr>
          <w:ilvl w:val="1"/>
          <w:numId w:val="20"/>
        </w:numPr>
        <w:spacing w:before="220" w:after="220"/>
        <w:rPr>
          <w:del w:id="560" w:author="john.allard1990@gmail.com" w:date="2025-02-13T02:56:00Z" w16du:dateUtc="2025-02-13T02:56:10Z"/>
          <w:rFonts w:ascii="Arial" w:eastAsia="Arial" w:hAnsi="Arial" w:cs="Arial"/>
          <w:color w:val="000000" w:themeColor="text1"/>
        </w:rPr>
      </w:pPr>
      <w:del w:id="561" w:author="john.allard1990@gmail.com" w:date="2025-02-13T02:56:00Z">
        <w:r w:rsidRPr="49E36F63">
          <w:rPr>
            <w:rFonts w:ascii="Arial" w:eastAsia="Arial" w:hAnsi="Arial" w:cs="Arial"/>
            <w:color w:val="000000" w:themeColor="text1"/>
          </w:rPr>
          <w:delText>Investigated potential sampling bias in data collection</w:delText>
        </w:r>
      </w:del>
    </w:p>
    <w:p w14:paraId="764D2F9A" w14:textId="4D54ED53" w:rsidR="49E36F63" w:rsidRDefault="49E36F63" w:rsidP="00CAD8E8">
      <w:pPr>
        <w:pStyle w:val="ListParagraph"/>
        <w:numPr>
          <w:ilvl w:val="1"/>
          <w:numId w:val="20"/>
        </w:numPr>
        <w:spacing w:before="220" w:after="220"/>
        <w:rPr>
          <w:del w:id="562" w:author="john.allard1990@gmail.com" w:date="2025-02-13T02:56:00Z" w16du:dateUtc="2025-02-13T02:56:10Z"/>
          <w:rFonts w:ascii="Arial" w:eastAsia="Arial" w:hAnsi="Arial" w:cs="Arial"/>
          <w:color w:val="000000" w:themeColor="text1"/>
        </w:rPr>
      </w:pPr>
      <w:del w:id="563" w:author="john.allard1990@gmail.com" w:date="2025-02-13T02:56:00Z">
        <w:r w:rsidRPr="49E36F63">
          <w:rPr>
            <w:rFonts w:ascii="Arial" w:eastAsia="Arial" w:hAnsi="Arial" w:cs="Arial"/>
            <w:color w:val="000000" w:themeColor="text1"/>
          </w:rPr>
          <w:delText>Assessed representation across different income brackets</w:delText>
        </w:r>
      </w:del>
    </w:p>
    <w:p w14:paraId="52D13C6A" w14:textId="11F710CF" w:rsidR="49E36F63" w:rsidRDefault="49E36F63" w:rsidP="00CAD8E8">
      <w:pPr>
        <w:spacing w:before="240" w:after="240"/>
        <w:rPr>
          <w:del w:id="564" w:author="john.allard1990@gmail.com" w:date="2025-02-13T02:56:00Z" w16du:dateUtc="2025-02-13T02:56:10Z"/>
          <w:rFonts w:ascii="Arial" w:eastAsia="Arial" w:hAnsi="Arial" w:cs="Arial"/>
          <w:color w:val="000000" w:themeColor="text1"/>
        </w:rPr>
      </w:pPr>
      <w:del w:id="565" w:author="john.allard1990@gmail.com" w:date="2025-02-13T02:56:00Z">
        <w:r w:rsidRPr="49E36F63">
          <w:rPr>
            <w:rFonts w:ascii="Arial" w:eastAsia="Arial" w:hAnsi="Arial" w:cs="Arial"/>
            <w:b/>
            <w:bCs/>
            <w:color w:val="000000" w:themeColor="text1"/>
          </w:rPr>
          <w:delText xml:space="preserve">Summary </w:delText>
        </w:r>
        <w:r w:rsidRPr="49E36F63">
          <w:rPr>
            <w:rFonts w:ascii="Arial" w:eastAsia="Arial" w:hAnsi="Arial" w:cs="Arial"/>
            <w:color w:val="000000" w:themeColor="text1"/>
          </w:rPr>
          <w:delText>The analysis revealed significant concerns about sampling bias in the dataset:</w:delText>
        </w:r>
      </w:del>
    </w:p>
    <w:p w14:paraId="56316A60" w14:textId="67C7ADE0" w:rsidR="49E36F63" w:rsidRDefault="49E36F63" w:rsidP="00CAD8E8">
      <w:pPr>
        <w:spacing w:before="240" w:after="240"/>
        <w:rPr>
          <w:del w:id="566" w:author="john.allard1990@gmail.com" w:date="2025-02-13T02:56:00Z" w16du:dateUtc="2025-02-13T02:56:10Z"/>
          <w:rFonts w:ascii="Arial" w:eastAsia="Arial" w:hAnsi="Arial" w:cs="Arial"/>
          <w:color w:val="000000" w:themeColor="text1"/>
        </w:rPr>
      </w:pPr>
      <w:del w:id="567" w:author="john.allard1990@gmail.com" w:date="2025-02-13T02:56:00Z">
        <w:r w:rsidRPr="49E36F63">
          <w:rPr>
            <w:rFonts w:ascii="Arial" w:eastAsia="Arial" w:hAnsi="Arial" w:cs="Arial"/>
            <w:color w:val="000000" w:themeColor="text1"/>
          </w:rPr>
          <w:delText>Income Distribution Bias:</w:delText>
        </w:r>
      </w:del>
    </w:p>
    <w:p w14:paraId="7167DE45" w14:textId="2C04E348" w:rsidR="49E36F63" w:rsidRDefault="49E36F63" w:rsidP="00CAD8E8">
      <w:pPr>
        <w:pStyle w:val="ListParagraph"/>
        <w:numPr>
          <w:ilvl w:val="0"/>
          <w:numId w:val="19"/>
        </w:numPr>
        <w:spacing w:before="220" w:after="220"/>
        <w:rPr>
          <w:del w:id="568" w:author="john.allard1990@gmail.com" w:date="2025-02-13T02:56:00Z" w16du:dateUtc="2025-02-13T02:56:10Z"/>
          <w:rFonts w:ascii="Arial" w:eastAsia="Arial" w:hAnsi="Arial" w:cs="Arial"/>
          <w:color w:val="000000" w:themeColor="text1"/>
        </w:rPr>
      </w:pPr>
      <w:del w:id="569" w:author="john.allard1990@gmail.com" w:date="2025-02-13T02:56:00Z">
        <w:r w:rsidRPr="49E36F63">
          <w:rPr>
            <w:rFonts w:ascii="Arial" w:eastAsia="Arial" w:hAnsi="Arial" w:cs="Arial"/>
            <w:color w:val="000000" w:themeColor="text1"/>
          </w:rPr>
          <w:delText>Dataset contains disproportionate number of high-income individuals</w:delText>
        </w:r>
      </w:del>
    </w:p>
    <w:p w14:paraId="3FEB7DDC" w14:textId="56E20DB5" w:rsidR="49E36F63" w:rsidRDefault="49E36F63" w:rsidP="00CAD8E8">
      <w:pPr>
        <w:pStyle w:val="ListParagraph"/>
        <w:numPr>
          <w:ilvl w:val="0"/>
          <w:numId w:val="19"/>
        </w:numPr>
        <w:spacing w:before="220" w:after="220"/>
        <w:rPr>
          <w:del w:id="570" w:author="john.allard1990@gmail.com" w:date="2025-02-13T02:56:00Z" w16du:dateUtc="2025-02-13T02:56:10Z"/>
          <w:rFonts w:ascii="Arial" w:eastAsia="Arial" w:hAnsi="Arial" w:cs="Arial"/>
          <w:color w:val="000000" w:themeColor="text1"/>
        </w:rPr>
      </w:pPr>
      <w:del w:id="571" w:author="john.allard1990@gmail.com" w:date="2025-02-13T02:56:00Z">
        <w:r w:rsidRPr="49E36F63">
          <w:rPr>
            <w:rFonts w:ascii="Arial" w:eastAsia="Arial" w:hAnsi="Arial" w:cs="Arial"/>
            <w:color w:val="000000" w:themeColor="text1"/>
          </w:rPr>
          <w:delText>Several customers in the dataset earn over $20,000 monthly</w:delText>
        </w:r>
      </w:del>
    </w:p>
    <w:p w14:paraId="5AB3C37F" w14:textId="3801737C" w:rsidR="49E36F63" w:rsidRDefault="49E36F63" w:rsidP="00CAD8E8">
      <w:pPr>
        <w:pStyle w:val="ListParagraph"/>
        <w:numPr>
          <w:ilvl w:val="0"/>
          <w:numId w:val="19"/>
        </w:numPr>
        <w:spacing w:before="220" w:after="220"/>
        <w:rPr>
          <w:del w:id="572" w:author="john.allard1990@gmail.com" w:date="2025-02-13T02:56:00Z" w16du:dateUtc="2025-02-13T02:56:10Z"/>
          <w:rFonts w:ascii="Arial" w:eastAsia="Arial" w:hAnsi="Arial" w:cs="Arial"/>
          <w:color w:val="000000" w:themeColor="text1"/>
        </w:rPr>
      </w:pPr>
      <w:del w:id="573" w:author="john.allard1990@gmail.com" w:date="2025-02-13T02:56:00Z">
        <w:r w:rsidRPr="49E36F63">
          <w:rPr>
            <w:rFonts w:ascii="Arial" w:eastAsia="Arial" w:hAnsi="Arial" w:cs="Arial"/>
            <w:color w:val="000000" w:themeColor="text1"/>
          </w:rPr>
          <w:delText>Maximum monthly income in full dataset reaches $3,008,750</w:delText>
        </w:r>
      </w:del>
    </w:p>
    <w:p w14:paraId="55B4F79E" w14:textId="01FFF9A8" w:rsidR="49E36F63" w:rsidRDefault="49E36F63" w:rsidP="00CAD8E8">
      <w:pPr>
        <w:pStyle w:val="ListParagraph"/>
        <w:numPr>
          <w:ilvl w:val="0"/>
          <w:numId w:val="19"/>
        </w:numPr>
        <w:spacing w:before="220" w:after="220"/>
        <w:rPr>
          <w:del w:id="574" w:author="john.allard1990@gmail.com" w:date="2025-02-13T02:56:00Z" w16du:dateUtc="2025-02-13T02:56:10Z"/>
          <w:rFonts w:ascii="Arial" w:eastAsia="Arial" w:hAnsi="Arial" w:cs="Arial"/>
          <w:color w:val="000000" w:themeColor="text1"/>
        </w:rPr>
      </w:pPr>
      <w:del w:id="575" w:author="john.allard1990@gmail.com" w:date="2025-02-13T02:56:00Z">
        <w:r w:rsidRPr="49E36F63">
          <w:rPr>
            <w:rFonts w:ascii="Arial" w:eastAsia="Arial" w:hAnsi="Arial" w:cs="Arial"/>
            <w:color w:val="000000" w:themeColor="text1"/>
          </w:rPr>
          <w:delText>Suggests potential oversampling of wealthy individuals</w:delText>
        </w:r>
      </w:del>
    </w:p>
    <w:p w14:paraId="0A597C29" w14:textId="0097D46D" w:rsidR="49E36F63" w:rsidRDefault="49E36F63" w:rsidP="00CAD8E8">
      <w:pPr>
        <w:pStyle w:val="ListParagraph"/>
        <w:numPr>
          <w:ilvl w:val="0"/>
          <w:numId w:val="19"/>
        </w:numPr>
        <w:spacing w:before="220" w:after="220"/>
        <w:rPr>
          <w:del w:id="576" w:author="john.allard1990@gmail.com" w:date="2025-02-13T02:56:00Z" w16du:dateUtc="2025-02-13T02:56:10Z"/>
          <w:rFonts w:ascii="Arial" w:eastAsia="Arial" w:hAnsi="Arial" w:cs="Arial"/>
          <w:color w:val="000000" w:themeColor="text1"/>
        </w:rPr>
      </w:pPr>
      <w:del w:id="577" w:author="john.allard1990@gmail.com" w:date="2025-02-13T02:56:00Z">
        <w:r w:rsidRPr="49E36F63">
          <w:rPr>
            <w:rFonts w:ascii="Arial" w:eastAsia="Arial" w:hAnsi="Arial" w:cs="Arial"/>
            <w:color w:val="000000" w:themeColor="text1"/>
          </w:rPr>
          <w:delText>May not represent typical income distribution in the US</w:delText>
        </w:r>
      </w:del>
    </w:p>
    <w:p w14:paraId="2CF2C044" w14:textId="4185E5C6" w:rsidR="49E36F63" w:rsidRDefault="49E36F63" w:rsidP="00CAD8E8">
      <w:pPr>
        <w:rPr>
          <w:del w:id="578" w:author="john.allard1990@gmail.com" w:date="2025-02-13T02:56:00Z" w16du:dateUtc="2025-02-13T02:56:10Z"/>
        </w:rPr>
      </w:pPr>
    </w:p>
    <w:p w14:paraId="582C439F" w14:textId="75413CE0" w:rsidR="49E36F63" w:rsidRDefault="49E36F63" w:rsidP="3E50BDDE">
      <w:pPr>
        <w:spacing w:before="240" w:after="240"/>
        <w:rPr>
          <w:del w:id="579" w:author="john.allard1990@gmail.com" w:date="2025-02-13T02:56:00Z" w16du:dateUtc="2025-02-13T02:56:10Z"/>
          <w:rFonts w:ascii="Arial" w:eastAsia="Arial" w:hAnsi="Arial" w:cs="Arial"/>
          <w:color w:val="000000" w:themeColor="text1"/>
        </w:rPr>
      </w:pPr>
      <w:del w:id="580" w:author="john.allard1990@gmail.com" w:date="2025-02-13T02:56:00Z">
        <w:r w:rsidRPr="49E36F63">
          <w:rPr>
            <w:rFonts w:ascii="Arial" w:eastAsia="Arial" w:hAnsi="Arial" w:cs="Arial"/>
            <w:color w:val="000000" w:themeColor="text1"/>
          </w:rPr>
          <w:delText>Credit Access Patterns:</w:delText>
        </w:r>
      </w:del>
    </w:p>
    <w:p w14:paraId="725AA2AE" w14:textId="4FF19C94" w:rsidR="49E36F63" w:rsidRDefault="49E36F63" w:rsidP="3E50BDDE">
      <w:pPr>
        <w:pStyle w:val="ListParagraph"/>
        <w:numPr>
          <w:ilvl w:val="0"/>
          <w:numId w:val="18"/>
        </w:numPr>
        <w:spacing w:before="220" w:after="220"/>
        <w:rPr>
          <w:del w:id="581" w:author="john.allard1990@gmail.com" w:date="2025-02-13T02:56:00Z" w16du:dateUtc="2025-02-13T02:56:10Z"/>
          <w:rFonts w:ascii="Arial" w:eastAsia="Arial" w:hAnsi="Arial" w:cs="Arial"/>
          <w:color w:val="000000" w:themeColor="text1"/>
        </w:rPr>
      </w:pPr>
      <w:del w:id="582" w:author="john.allard1990@gmail.com" w:date="2025-02-13T02:56:00Z">
        <w:r w:rsidRPr="49E36F63">
          <w:rPr>
            <w:rFonts w:ascii="Arial" w:eastAsia="Arial" w:hAnsi="Arial" w:cs="Arial"/>
            <w:color w:val="000000" w:themeColor="text1"/>
          </w:rPr>
          <w:delText>Wide range in NumberOfOpenCreditLinesAndLoans (1-</w:delText>
        </w:r>
        <w:r w:rsidR="7A54C347" w:rsidRPr="7A54C347">
          <w:rPr>
            <w:rFonts w:ascii="Arial" w:eastAsia="Arial" w:hAnsi="Arial" w:cs="Arial"/>
            <w:color w:val="000000" w:themeColor="text1"/>
          </w:rPr>
          <w:delText>68</w:delText>
        </w:r>
        <w:r w:rsidRPr="49E36F63">
          <w:rPr>
            <w:rFonts w:ascii="Arial" w:eastAsia="Arial" w:hAnsi="Arial" w:cs="Arial"/>
            <w:color w:val="000000" w:themeColor="text1"/>
          </w:rPr>
          <w:delText>)</w:delText>
        </w:r>
      </w:del>
    </w:p>
    <w:p w14:paraId="06631795" w14:textId="170BC135" w:rsidR="49E36F63" w:rsidRDefault="49E36F63" w:rsidP="3E50BDDE">
      <w:pPr>
        <w:pStyle w:val="ListParagraph"/>
        <w:numPr>
          <w:ilvl w:val="0"/>
          <w:numId w:val="18"/>
        </w:numPr>
        <w:spacing w:before="220" w:after="220"/>
        <w:rPr>
          <w:del w:id="583" w:author="john.allard1990@gmail.com" w:date="2025-02-13T02:56:00Z" w16du:dateUtc="2025-02-13T02:56:10Z"/>
          <w:rFonts w:ascii="Arial" w:eastAsia="Arial" w:hAnsi="Arial" w:cs="Arial"/>
          <w:color w:val="000000" w:themeColor="text1"/>
        </w:rPr>
      </w:pPr>
      <w:del w:id="584" w:author="john.allard1990@gmail.com" w:date="2025-02-13T02:56:00Z">
        <w:r w:rsidRPr="49E36F63">
          <w:rPr>
            <w:rFonts w:ascii="Arial" w:eastAsia="Arial" w:hAnsi="Arial" w:cs="Arial"/>
            <w:color w:val="000000" w:themeColor="text1"/>
          </w:rPr>
          <w:delText>Higher income individuals tend to have more credit lines</w:delText>
        </w:r>
      </w:del>
    </w:p>
    <w:p w14:paraId="72218EB7" w14:textId="45C86062" w:rsidR="0F038921" w:rsidRDefault="1415A777" w:rsidP="0F038921">
      <w:pPr>
        <w:pStyle w:val="ListParagraph"/>
        <w:numPr>
          <w:ilvl w:val="0"/>
          <w:numId w:val="18"/>
        </w:numPr>
        <w:spacing w:before="220" w:after="220"/>
        <w:rPr>
          <w:del w:id="585" w:author="john.allard1990@gmail.com" w:date="2025-02-13T02:56:00Z" w16du:dateUtc="2025-02-13T02:56:10Z"/>
          <w:rFonts w:ascii="Arial" w:eastAsia="Arial" w:hAnsi="Arial" w:cs="Arial"/>
          <w:color w:val="000000" w:themeColor="text1"/>
        </w:rPr>
      </w:pPr>
      <w:del w:id="586" w:author="john.allard1990@gmail.com" w:date="2025-02-13T02:56:00Z">
        <w:r w:rsidRPr="1415A777">
          <w:rPr>
            <w:rFonts w:ascii="Arial" w:eastAsia="Arial" w:hAnsi="Arial" w:cs="Arial"/>
            <w:color w:val="000000" w:themeColor="text1"/>
          </w:rPr>
          <w:delText xml:space="preserve">This dataset contains more </w:delText>
        </w:r>
        <w:r w:rsidR="7DA8E198" w:rsidRPr="7DA8E198">
          <w:rPr>
            <w:rFonts w:ascii="Arial" w:eastAsia="Arial" w:hAnsi="Arial" w:cs="Arial"/>
            <w:color w:val="000000" w:themeColor="text1"/>
          </w:rPr>
          <w:delText xml:space="preserve">high </w:delText>
        </w:r>
        <w:r w:rsidR="0A86FE8D" w:rsidRPr="0A86FE8D">
          <w:rPr>
            <w:rFonts w:ascii="Arial" w:eastAsia="Arial" w:hAnsi="Arial" w:cs="Arial"/>
            <w:color w:val="000000" w:themeColor="text1"/>
          </w:rPr>
          <w:delText>income individuals than</w:delText>
        </w:r>
        <w:r w:rsidR="1C927617" w:rsidRPr="1C927617">
          <w:rPr>
            <w:rFonts w:ascii="Arial" w:eastAsia="Arial" w:hAnsi="Arial" w:cs="Arial"/>
            <w:color w:val="000000" w:themeColor="text1"/>
          </w:rPr>
          <w:delText xml:space="preserve"> an unbiased </w:delText>
        </w:r>
        <w:r w:rsidR="0B0B0F2B" w:rsidRPr="0B0B0F2B">
          <w:rPr>
            <w:rFonts w:ascii="Arial" w:eastAsia="Arial" w:hAnsi="Arial" w:cs="Arial"/>
            <w:color w:val="000000" w:themeColor="text1"/>
          </w:rPr>
          <w:delText>dataset</w:delText>
        </w:r>
      </w:del>
    </w:p>
    <w:p w14:paraId="782BECAF" w14:textId="14858161" w:rsidR="0B0B0F2B" w:rsidRDefault="35E0151A" w:rsidP="0B0B0F2B">
      <w:pPr>
        <w:pStyle w:val="ListParagraph"/>
        <w:numPr>
          <w:ilvl w:val="0"/>
          <w:numId w:val="18"/>
        </w:numPr>
        <w:spacing w:before="220" w:after="220"/>
        <w:rPr>
          <w:del w:id="587" w:author="john.allard1990@gmail.com" w:date="2025-02-13T02:56:00Z" w16du:dateUtc="2025-02-13T02:56:10Z"/>
          <w:rFonts w:ascii="Arial" w:eastAsia="Arial" w:hAnsi="Arial" w:cs="Arial"/>
          <w:color w:val="000000" w:themeColor="text1"/>
        </w:rPr>
      </w:pPr>
      <w:del w:id="588" w:author="john.allard1990@gmail.com" w:date="2025-02-13T02:56:00Z">
        <w:r w:rsidRPr="35E0151A">
          <w:rPr>
            <w:rFonts w:ascii="Arial" w:eastAsia="Arial" w:hAnsi="Arial" w:cs="Arial"/>
            <w:color w:val="000000" w:themeColor="text1"/>
          </w:rPr>
          <w:delText xml:space="preserve">The model used to predict the </w:delText>
        </w:r>
        <w:r w:rsidR="75FFBC08" w:rsidRPr="75FFBC08">
          <w:rPr>
            <w:rFonts w:ascii="Arial" w:eastAsia="Arial" w:hAnsi="Arial" w:cs="Arial"/>
            <w:color w:val="000000" w:themeColor="text1"/>
          </w:rPr>
          <w:delText>likelihood</w:delText>
        </w:r>
        <w:r w:rsidR="1E1BF25F" w:rsidRPr="1E1BF25F">
          <w:rPr>
            <w:rFonts w:ascii="Arial" w:eastAsia="Arial" w:hAnsi="Arial" w:cs="Arial"/>
            <w:color w:val="000000" w:themeColor="text1"/>
          </w:rPr>
          <w:delText xml:space="preserve"> of </w:delText>
        </w:r>
        <w:r w:rsidR="7E231980" w:rsidRPr="7E231980">
          <w:rPr>
            <w:rFonts w:ascii="Arial" w:eastAsia="Arial" w:hAnsi="Arial" w:cs="Arial"/>
            <w:color w:val="000000" w:themeColor="text1"/>
          </w:rPr>
          <w:delText>delinquency</w:delText>
        </w:r>
        <w:r w:rsidR="1B855F62" w:rsidRPr="1B855F62">
          <w:rPr>
            <w:rFonts w:ascii="Arial" w:eastAsia="Arial" w:hAnsi="Arial" w:cs="Arial"/>
            <w:color w:val="000000" w:themeColor="text1"/>
          </w:rPr>
          <w:delText xml:space="preserve"> </w:delText>
        </w:r>
        <w:r w:rsidR="69AE1366" w:rsidRPr="69AE1366">
          <w:rPr>
            <w:rFonts w:ascii="Arial" w:eastAsia="Arial" w:hAnsi="Arial" w:cs="Arial"/>
            <w:color w:val="000000" w:themeColor="text1"/>
          </w:rPr>
          <w:delText xml:space="preserve">is disproportionally </w:delText>
        </w:r>
        <w:r w:rsidR="6DCE1B6E" w:rsidRPr="6DCE1B6E">
          <w:rPr>
            <w:rFonts w:ascii="Arial" w:eastAsia="Arial" w:hAnsi="Arial" w:cs="Arial"/>
            <w:color w:val="000000" w:themeColor="text1"/>
          </w:rPr>
          <w:delText xml:space="preserve">trained on skewed data, </w:delText>
        </w:r>
        <w:r w:rsidR="668C6433" w:rsidRPr="668C6433">
          <w:rPr>
            <w:rFonts w:ascii="Arial" w:eastAsia="Arial" w:hAnsi="Arial" w:cs="Arial"/>
            <w:color w:val="000000" w:themeColor="text1"/>
          </w:rPr>
          <w:delText>penalizing lower income</w:delText>
        </w:r>
        <w:r w:rsidR="2244BA7A" w:rsidRPr="2244BA7A">
          <w:rPr>
            <w:rFonts w:ascii="Arial" w:eastAsia="Arial" w:hAnsi="Arial" w:cs="Arial"/>
            <w:color w:val="000000" w:themeColor="text1"/>
          </w:rPr>
          <w:delText xml:space="preserve"> individuals</w:delText>
        </w:r>
      </w:del>
    </w:p>
    <w:p w14:paraId="63850649" w14:textId="76D6856A" w:rsidR="49E36F63" w:rsidRDefault="49E36F63" w:rsidP="3E50BDDE">
      <w:pPr>
        <w:spacing w:before="240" w:after="240"/>
        <w:rPr>
          <w:del w:id="589" w:author="john.allard1990@gmail.com" w:date="2025-02-13T02:56:00Z" w16du:dateUtc="2025-02-13T02:56:10Z"/>
          <w:rFonts w:ascii="Arial" w:eastAsia="Arial" w:hAnsi="Arial" w:cs="Arial"/>
          <w:color w:val="000000" w:themeColor="text1"/>
        </w:rPr>
      </w:pPr>
      <w:del w:id="590" w:author="john.allard1990@gmail.com" w:date="2025-02-13T02:56:00Z">
        <w:r w:rsidRPr="49E36F63">
          <w:rPr>
            <w:rFonts w:ascii="Arial" w:eastAsia="Arial" w:hAnsi="Arial" w:cs="Arial"/>
            <w:color w:val="000000" w:themeColor="text1"/>
          </w:rPr>
          <w:delText>Potential Impact:</w:delText>
        </w:r>
      </w:del>
    </w:p>
    <w:p w14:paraId="759D69C3" w14:textId="6389E4CA" w:rsidR="49E36F63" w:rsidRDefault="49E36F63" w:rsidP="3E50BDDE">
      <w:pPr>
        <w:pStyle w:val="ListParagraph"/>
        <w:numPr>
          <w:ilvl w:val="0"/>
          <w:numId w:val="17"/>
        </w:numPr>
        <w:spacing w:before="220" w:after="220"/>
        <w:rPr>
          <w:del w:id="591" w:author="john.allard1990@gmail.com" w:date="2025-02-13T02:56:00Z" w16du:dateUtc="2025-02-13T02:56:10Z"/>
          <w:rFonts w:ascii="Arial" w:eastAsia="Arial" w:hAnsi="Arial" w:cs="Arial"/>
          <w:color w:val="000000" w:themeColor="text1"/>
        </w:rPr>
      </w:pPr>
      <w:del w:id="592" w:author="john.allard1990@gmail.com" w:date="2025-02-13T02:56:00Z">
        <w:r w:rsidRPr="49E36F63">
          <w:rPr>
            <w:rFonts w:ascii="Arial" w:eastAsia="Arial" w:hAnsi="Arial" w:cs="Arial"/>
            <w:color w:val="000000" w:themeColor="text1"/>
          </w:rPr>
          <w:delText>Models trained on this data might:</w:delText>
        </w:r>
      </w:del>
    </w:p>
    <w:p w14:paraId="2C95AAE4" w14:textId="74A05BEA" w:rsidR="49E36F63" w:rsidRDefault="2F78448B" w:rsidP="3E50BDDE">
      <w:pPr>
        <w:pStyle w:val="ListParagraph"/>
        <w:numPr>
          <w:ilvl w:val="1"/>
          <w:numId w:val="17"/>
        </w:numPr>
        <w:spacing w:before="220" w:after="220"/>
        <w:rPr>
          <w:del w:id="593" w:author="john.allard1990@gmail.com" w:date="2025-02-13T02:56:00Z" w16du:dateUtc="2025-02-13T02:56:10Z"/>
          <w:rFonts w:ascii="Arial" w:eastAsia="Arial" w:hAnsi="Arial" w:cs="Arial"/>
          <w:color w:val="000000" w:themeColor="text1"/>
        </w:rPr>
      </w:pPr>
      <w:del w:id="594" w:author="john.allard1990@gmail.com" w:date="2025-02-13T02:56:00Z">
        <w:r w:rsidRPr="2F78448B">
          <w:rPr>
            <w:rFonts w:ascii="Arial" w:eastAsia="Arial" w:hAnsi="Arial" w:cs="Arial"/>
            <w:color w:val="000000" w:themeColor="text1"/>
          </w:rPr>
          <w:delText>Penalizesfor</w:delText>
        </w:r>
        <w:r w:rsidR="49E36F63" w:rsidRPr="49E36F63">
          <w:rPr>
            <w:rFonts w:ascii="Arial" w:eastAsia="Arial" w:hAnsi="Arial" w:cs="Arial"/>
            <w:color w:val="000000" w:themeColor="text1"/>
          </w:rPr>
          <w:delText xml:space="preserve"> average income earners</w:delText>
        </w:r>
        <w:r w:rsidR="0F2FE12F" w:rsidRPr="0F2FE12F">
          <w:rPr>
            <w:rFonts w:ascii="Arial" w:eastAsia="Arial" w:hAnsi="Arial" w:cs="Arial"/>
            <w:color w:val="000000" w:themeColor="text1"/>
          </w:rPr>
          <w:delText xml:space="preserve"> and those with </w:delText>
        </w:r>
        <w:r w:rsidR="6579F464" w:rsidRPr="6579F464">
          <w:rPr>
            <w:rFonts w:ascii="Arial" w:eastAsia="Arial" w:hAnsi="Arial" w:cs="Arial"/>
            <w:color w:val="000000" w:themeColor="text1"/>
          </w:rPr>
          <w:delText>fewer credit lines</w:delText>
        </w:r>
      </w:del>
    </w:p>
    <w:p w14:paraId="5721F080" w14:textId="31D93135" w:rsidR="49E36F63" w:rsidRDefault="5A3481E8" w:rsidP="3E50BDDE">
      <w:pPr>
        <w:pStyle w:val="ListParagraph"/>
        <w:numPr>
          <w:ilvl w:val="1"/>
          <w:numId w:val="17"/>
        </w:numPr>
        <w:spacing w:before="220" w:after="220"/>
        <w:rPr>
          <w:del w:id="595" w:author="john.allard1990@gmail.com" w:date="2025-02-13T02:56:00Z" w16du:dateUtc="2025-02-13T02:56:10Z"/>
          <w:rFonts w:ascii="Arial" w:eastAsia="Arial" w:hAnsi="Arial" w:cs="Arial"/>
          <w:color w:val="000000" w:themeColor="text1"/>
        </w:rPr>
      </w:pPr>
      <w:del w:id="596" w:author="john.allard1990@gmail.com" w:date="2025-02-13T02:56:00Z">
        <w:r w:rsidRPr="5A3481E8">
          <w:rPr>
            <w:rFonts w:ascii="Arial" w:eastAsia="Arial" w:hAnsi="Arial" w:cs="Arial"/>
            <w:color w:val="000000" w:themeColor="text1"/>
          </w:rPr>
          <w:delText>Misinterprets</w:delText>
        </w:r>
        <w:r w:rsidR="49E36F63" w:rsidRPr="49E36F63">
          <w:rPr>
            <w:rFonts w:ascii="Arial" w:eastAsia="Arial" w:hAnsi="Arial" w:cs="Arial"/>
            <w:color w:val="000000" w:themeColor="text1"/>
          </w:rPr>
          <w:delText xml:space="preserve"> normal credit patterns for lower-income groups</w:delText>
        </w:r>
      </w:del>
    </w:p>
    <w:p w14:paraId="18EF55C5" w14:textId="65D9350F" w:rsidR="49E36F63" w:rsidRDefault="49E36F63" w:rsidP="3E50BDDE">
      <w:pPr>
        <w:pStyle w:val="ListParagraph"/>
        <w:numPr>
          <w:ilvl w:val="1"/>
          <w:numId w:val="17"/>
        </w:numPr>
        <w:spacing w:before="220" w:after="220"/>
        <w:rPr>
          <w:del w:id="597" w:author="john.allard1990@gmail.com" w:date="2025-02-13T02:56:00Z" w16du:dateUtc="2025-02-13T02:56:10Z"/>
          <w:rFonts w:ascii="Arial" w:eastAsia="Arial" w:hAnsi="Arial" w:cs="Arial"/>
          <w:color w:val="000000" w:themeColor="text1"/>
        </w:rPr>
      </w:pPr>
      <w:del w:id="598" w:author="john.allard1990@gmail.com" w:date="2025-02-13T02:56:00Z">
        <w:r w:rsidRPr="49E36F63">
          <w:rPr>
            <w:rFonts w:ascii="Arial" w:eastAsia="Arial" w:hAnsi="Arial" w:cs="Arial"/>
            <w:color w:val="000000" w:themeColor="text1"/>
          </w:rPr>
          <w:delText>Create unfair standards based on wealthy client patterns</w:delText>
        </w:r>
      </w:del>
    </w:p>
    <w:p w14:paraId="3C50B446" w14:textId="6A0D0E4C" w:rsidR="49E36F63" w:rsidRDefault="49E36F63" w:rsidP="3E50BDDE">
      <w:pPr>
        <w:spacing w:before="240" w:after="240"/>
        <w:rPr>
          <w:del w:id="599" w:author="john.allard1990@gmail.com" w:date="2025-02-13T02:56:00Z" w16du:dateUtc="2025-02-13T02:56:10Z"/>
          <w:rFonts w:ascii="Arial" w:eastAsia="Arial" w:hAnsi="Arial" w:cs="Arial"/>
          <w:color w:val="000000" w:themeColor="text1"/>
        </w:rPr>
      </w:pPr>
      <w:del w:id="600" w:author="john.allard1990@gmail.com" w:date="2025-02-13T02:56:00Z">
        <w:r w:rsidRPr="49E36F63">
          <w:rPr>
            <w:rFonts w:ascii="Arial" w:eastAsia="Arial" w:hAnsi="Arial" w:cs="Arial"/>
            <w:color w:val="000000" w:themeColor="text1"/>
          </w:rPr>
          <w:delText>This analysis suggests the data collection method may have been biased, possibly due to:</w:delText>
        </w:r>
      </w:del>
    </w:p>
    <w:p w14:paraId="682D98FA" w14:textId="3D7E72A2" w:rsidR="49E36F63" w:rsidRDefault="49E36F63" w:rsidP="3E50BDDE">
      <w:pPr>
        <w:pStyle w:val="ListParagraph"/>
        <w:numPr>
          <w:ilvl w:val="0"/>
          <w:numId w:val="16"/>
        </w:numPr>
        <w:spacing w:before="220" w:after="220"/>
        <w:rPr>
          <w:del w:id="601" w:author="john.allard1990@gmail.com" w:date="2025-02-13T02:56:00Z" w16du:dateUtc="2025-02-13T02:56:10Z"/>
          <w:rFonts w:ascii="Arial" w:eastAsia="Arial" w:hAnsi="Arial" w:cs="Arial"/>
          <w:color w:val="000000" w:themeColor="text1"/>
        </w:rPr>
      </w:pPr>
      <w:del w:id="602" w:author="john.allard1990@gmail.com" w:date="2025-02-13T02:56:00Z">
        <w:r w:rsidRPr="49E36F63">
          <w:rPr>
            <w:rFonts w:ascii="Arial" w:eastAsia="Arial" w:hAnsi="Arial" w:cs="Arial"/>
            <w:color w:val="000000" w:themeColor="text1"/>
          </w:rPr>
          <w:delText>Sampling from wealthy areas</w:delText>
        </w:r>
      </w:del>
    </w:p>
    <w:p w14:paraId="1DEB6B19" w14:textId="60B600F5" w:rsidR="49E36F63" w:rsidRDefault="49E36F63" w:rsidP="3E50BDDE">
      <w:pPr>
        <w:pStyle w:val="ListParagraph"/>
        <w:numPr>
          <w:ilvl w:val="0"/>
          <w:numId w:val="16"/>
        </w:numPr>
        <w:spacing w:before="220" w:after="220"/>
        <w:rPr>
          <w:del w:id="603" w:author="john.allard1990@gmail.com" w:date="2025-02-13T02:56:00Z" w16du:dateUtc="2025-02-13T02:56:10Z"/>
          <w:rFonts w:ascii="Arial" w:eastAsia="Arial" w:hAnsi="Arial" w:cs="Arial"/>
          <w:color w:val="000000" w:themeColor="text1"/>
        </w:rPr>
      </w:pPr>
      <w:del w:id="604" w:author="john.allard1990@gmail.com" w:date="2025-02-13T02:56:00Z">
        <w:r w:rsidRPr="49E36F63">
          <w:rPr>
            <w:rFonts w:ascii="Arial" w:eastAsia="Arial" w:hAnsi="Arial" w:cs="Arial"/>
            <w:color w:val="000000" w:themeColor="text1"/>
          </w:rPr>
          <w:delText>Focus on high-net-worth clients</w:delText>
        </w:r>
      </w:del>
    </w:p>
    <w:p w14:paraId="3BBC8DFC" w14:textId="1C5FA221" w:rsidR="49E36F63" w:rsidRDefault="49E36F63" w:rsidP="3E50BDDE">
      <w:pPr>
        <w:pStyle w:val="ListParagraph"/>
        <w:numPr>
          <w:ilvl w:val="0"/>
          <w:numId w:val="16"/>
        </w:numPr>
        <w:spacing w:before="220" w:after="220"/>
        <w:rPr>
          <w:del w:id="605" w:author="john.allard1990@gmail.com" w:date="2025-02-13T02:56:00Z" w16du:dateUtc="2025-02-13T02:56:10Z"/>
          <w:rFonts w:ascii="Arial" w:eastAsia="Arial" w:hAnsi="Arial" w:cs="Arial"/>
          <w:color w:val="000000" w:themeColor="text1"/>
        </w:rPr>
      </w:pPr>
      <w:del w:id="606" w:author="john.allard1990@gmail.com" w:date="2025-02-13T02:56:00Z">
        <w:r w:rsidRPr="49E36F63">
          <w:rPr>
            <w:rFonts w:ascii="Arial" w:eastAsia="Arial" w:hAnsi="Arial" w:cs="Arial"/>
            <w:color w:val="000000" w:themeColor="text1"/>
          </w:rPr>
          <w:delText>Limited geographic or demographic diversity</w:delText>
        </w:r>
      </w:del>
    </w:p>
    <w:p w14:paraId="2BEB3212" w14:textId="3A9E796D" w:rsidR="49E36F63" w:rsidRDefault="49E36F63" w:rsidP="3E50BDDE">
      <w:pPr>
        <w:pStyle w:val="ListParagraph"/>
        <w:numPr>
          <w:ilvl w:val="0"/>
          <w:numId w:val="16"/>
        </w:numPr>
        <w:spacing w:before="220" w:after="220"/>
        <w:rPr>
          <w:del w:id="607" w:author="john.allard1990@gmail.com" w:date="2025-02-13T02:56:00Z" w16du:dateUtc="2025-02-13T02:56:10Z"/>
          <w:rFonts w:ascii="Arial" w:eastAsia="Arial" w:hAnsi="Arial" w:cs="Arial"/>
          <w:color w:val="000000" w:themeColor="text1"/>
        </w:rPr>
      </w:pPr>
      <w:del w:id="608" w:author="john.allard1990@gmail.com" w:date="2025-02-13T02:56:00Z">
        <w:r w:rsidRPr="49E36F63">
          <w:rPr>
            <w:rFonts w:ascii="Arial" w:eastAsia="Arial" w:hAnsi="Arial" w:cs="Arial"/>
            <w:color w:val="000000" w:themeColor="text1"/>
          </w:rPr>
          <w:delText>Potential selection bias in choosing data sources</w:delText>
        </w:r>
      </w:del>
    </w:p>
    <w:p w14:paraId="51C56014" w14:textId="568CA414" w:rsidR="49E36F63" w:rsidRDefault="49E36F63" w:rsidP="3E50BDDE">
      <w:pPr>
        <w:spacing w:before="240" w:after="240"/>
        <w:rPr>
          <w:del w:id="609" w:author="john.allard1990@gmail.com" w:date="2025-02-13T02:56:00Z" w16du:dateUtc="2025-02-13T02:56:10Z"/>
          <w:rFonts w:ascii="Arial" w:eastAsia="Arial" w:hAnsi="Arial" w:cs="Arial"/>
          <w:color w:val="000000" w:themeColor="text1"/>
        </w:rPr>
      </w:pPr>
      <w:del w:id="610" w:author="john.allard1990@gmail.com" w:date="2025-02-13T02:56:00Z">
        <w:r w:rsidRPr="49E36F63">
          <w:rPr>
            <w:rFonts w:ascii="Arial" w:eastAsia="Arial" w:hAnsi="Arial" w:cs="Arial"/>
            <w:color w:val="000000" w:themeColor="text1"/>
          </w:rPr>
          <w:delText>These findings indicate a need for more representative sampling and careful consideration of income-based biases in model development.</w:delText>
        </w:r>
      </w:del>
    </w:p>
    <w:p w14:paraId="3B889B0F" w14:textId="5D4ED118" w:rsidR="5A3481E8" w:rsidRDefault="5A3481E8" w:rsidP="5A3481E8">
      <w:pPr>
        <w:spacing w:before="240" w:after="240"/>
        <w:rPr>
          <w:del w:id="611" w:author="john.allard1990@gmail.com" w:date="2025-02-13T02:56:00Z" w16du:dateUtc="2025-02-13T02:56:10Z"/>
          <w:rFonts w:ascii="Arial" w:eastAsia="Arial" w:hAnsi="Arial" w:cs="Arial"/>
          <w:color w:val="000000" w:themeColor="text1"/>
        </w:rPr>
      </w:pPr>
    </w:p>
    <w:p w14:paraId="7A2D9079" w14:textId="08C958EF" w:rsidR="5A3481E8" w:rsidRDefault="5A3481E8" w:rsidP="5A3481E8">
      <w:pPr>
        <w:spacing w:before="240" w:after="240"/>
        <w:rPr>
          <w:del w:id="612" w:author="john.allard1990@gmail.com" w:date="2025-02-13T02:56:00Z" w16du:dateUtc="2025-02-13T02:56:10Z"/>
          <w:rFonts w:ascii="Arial" w:eastAsia="Arial" w:hAnsi="Arial" w:cs="Arial"/>
          <w:color w:val="000000" w:themeColor="text1"/>
        </w:rPr>
      </w:pPr>
    </w:p>
    <w:p w14:paraId="66D3820B" w14:textId="2DB526FF" w:rsidR="00BD5CC7" w:rsidRDefault="27B3AFB0" w:rsidP="1502BA7F">
      <w:pPr>
        <w:spacing w:before="240" w:after="240"/>
        <w:rPr>
          <w:rFonts w:ascii="Arial" w:eastAsia="Arial" w:hAnsi="Arial" w:cs="Arial"/>
          <w:b/>
          <w:bCs/>
          <w:color w:val="000000" w:themeColor="text1"/>
        </w:rPr>
      </w:pPr>
      <w:del w:id="613" w:author="john.allard1990@gmail.com" w:date="2025-02-13T02:56:00Z">
        <w:r>
          <w:rPr>
            <w:noProof/>
          </w:rPr>
          <w:drawing>
            <wp:inline distT="0" distB="0" distL="0" distR="0" wp14:anchorId="7BE3949A" wp14:editId="22797C17">
              <wp:extent cx="5943600" cy="3762375"/>
              <wp:effectExtent l="0" t="0" r="0" b="0"/>
              <wp:docPr id="190182517" name="Picture 19018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82517"/>
                      <pic:cNvPicPr/>
                    </pic:nvPicPr>
                    <pic:blipFill>
                      <a:blip r:embed="rId16">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del>
      <w:del w:id="614" w:author="Yousaf Khaliq" w:date="2025-02-13T03:02:00Z">
        <w:r>
          <w:rPr>
            <w:noProof/>
          </w:rPr>
          <w:drawing>
            <wp:inline distT="0" distB="0" distL="0" distR="0" wp14:anchorId="4E51E235" wp14:editId="39A9AB01">
              <wp:extent cx="5943600" cy="4133850"/>
              <wp:effectExtent l="0" t="0" r="0" b="0"/>
              <wp:docPr id="1345265924" name="Picture 134526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265924"/>
                      <pic:cNvPicPr/>
                    </pic:nvPicPr>
                    <pic:blipFill>
                      <a:blip r:embed="rId18">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del>
    </w:p>
    <w:sectPr w:rsidR="00BD5C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system-ui">
    <w:altName w:val="Cambria"/>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D4F12"/>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 w15:restartNumberingAfterBreak="0">
    <w:nsid w:val="028C9999"/>
    <w:multiLevelType w:val="hybridMultilevel"/>
    <w:tmpl w:val="2A0EBC44"/>
    <w:lvl w:ilvl="0" w:tplc="2EE2F50A">
      <w:start w:val="1"/>
      <w:numFmt w:val="decimal"/>
      <w:lvlText w:val="%1."/>
      <w:lvlJc w:val="left"/>
      <w:pPr>
        <w:ind w:left="720" w:hanging="360"/>
      </w:pPr>
    </w:lvl>
    <w:lvl w:ilvl="1" w:tplc="217E2486">
      <w:start w:val="1"/>
      <w:numFmt w:val="lowerLetter"/>
      <w:lvlText w:val="%2."/>
      <w:lvlJc w:val="left"/>
      <w:pPr>
        <w:ind w:left="1440" w:hanging="360"/>
      </w:pPr>
    </w:lvl>
    <w:lvl w:ilvl="2" w:tplc="74A696A2">
      <w:start w:val="1"/>
      <w:numFmt w:val="lowerRoman"/>
      <w:lvlText w:val="%3."/>
      <w:lvlJc w:val="right"/>
      <w:pPr>
        <w:ind w:left="2160" w:hanging="180"/>
      </w:pPr>
    </w:lvl>
    <w:lvl w:ilvl="3" w:tplc="62B0756E">
      <w:start w:val="1"/>
      <w:numFmt w:val="decimal"/>
      <w:lvlText w:val="%4."/>
      <w:lvlJc w:val="left"/>
      <w:pPr>
        <w:ind w:left="2880" w:hanging="360"/>
      </w:pPr>
    </w:lvl>
    <w:lvl w:ilvl="4" w:tplc="78F4851C">
      <w:start w:val="1"/>
      <w:numFmt w:val="lowerLetter"/>
      <w:lvlText w:val="%5."/>
      <w:lvlJc w:val="left"/>
      <w:pPr>
        <w:ind w:left="3600" w:hanging="360"/>
      </w:pPr>
    </w:lvl>
    <w:lvl w:ilvl="5" w:tplc="226CDCD4">
      <w:start w:val="1"/>
      <w:numFmt w:val="lowerRoman"/>
      <w:lvlText w:val="%6."/>
      <w:lvlJc w:val="right"/>
      <w:pPr>
        <w:ind w:left="4320" w:hanging="180"/>
      </w:pPr>
    </w:lvl>
    <w:lvl w:ilvl="6" w:tplc="2C6C94D8">
      <w:start w:val="1"/>
      <w:numFmt w:val="decimal"/>
      <w:lvlText w:val="%7."/>
      <w:lvlJc w:val="left"/>
      <w:pPr>
        <w:ind w:left="5040" w:hanging="360"/>
      </w:pPr>
    </w:lvl>
    <w:lvl w:ilvl="7" w:tplc="A72CE138">
      <w:start w:val="1"/>
      <w:numFmt w:val="lowerLetter"/>
      <w:lvlText w:val="%8."/>
      <w:lvlJc w:val="left"/>
      <w:pPr>
        <w:ind w:left="5760" w:hanging="360"/>
      </w:pPr>
    </w:lvl>
    <w:lvl w:ilvl="8" w:tplc="D682F2BA">
      <w:start w:val="1"/>
      <w:numFmt w:val="lowerRoman"/>
      <w:lvlText w:val="%9."/>
      <w:lvlJc w:val="right"/>
      <w:pPr>
        <w:ind w:left="6480" w:hanging="180"/>
      </w:pPr>
    </w:lvl>
  </w:abstractNum>
  <w:abstractNum w:abstractNumId="2" w15:restartNumberingAfterBreak="0">
    <w:nsid w:val="12B54A92"/>
    <w:multiLevelType w:val="hybridMultilevel"/>
    <w:tmpl w:val="FFFFFFFF"/>
    <w:lvl w:ilvl="0" w:tplc="028057BE">
      <w:start w:val="1"/>
      <w:numFmt w:val="bullet"/>
      <w:lvlText w:val=""/>
      <w:lvlJc w:val="left"/>
      <w:pPr>
        <w:ind w:left="720" w:hanging="360"/>
      </w:pPr>
      <w:rPr>
        <w:rFonts w:ascii="Symbol" w:hAnsi="Symbol" w:hint="default"/>
      </w:rPr>
    </w:lvl>
    <w:lvl w:ilvl="1" w:tplc="A1443806">
      <w:start w:val="1"/>
      <w:numFmt w:val="bullet"/>
      <w:lvlText w:val="o"/>
      <w:lvlJc w:val="left"/>
      <w:pPr>
        <w:ind w:left="1440" w:hanging="360"/>
      </w:pPr>
      <w:rPr>
        <w:rFonts w:ascii="Courier New" w:hAnsi="Courier New" w:hint="default"/>
      </w:rPr>
    </w:lvl>
    <w:lvl w:ilvl="2" w:tplc="9B849504">
      <w:start w:val="1"/>
      <w:numFmt w:val="bullet"/>
      <w:lvlText w:val=""/>
      <w:lvlJc w:val="left"/>
      <w:pPr>
        <w:ind w:left="2160" w:hanging="360"/>
      </w:pPr>
      <w:rPr>
        <w:rFonts w:ascii="Wingdings" w:hAnsi="Wingdings" w:hint="default"/>
      </w:rPr>
    </w:lvl>
    <w:lvl w:ilvl="3" w:tplc="372C0CB4">
      <w:start w:val="1"/>
      <w:numFmt w:val="bullet"/>
      <w:lvlText w:val=""/>
      <w:lvlJc w:val="left"/>
      <w:pPr>
        <w:ind w:left="2880" w:hanging="360"/>
      </w:pPr>
      <w:rPr>
        <w:rFonts w:ascii="Symbol" w:hAnsi="Symbol" w:hint="default"/>
      </w:rPr>
    </w:lvl>
    <w:lvl w:ilvl="4" w:tplc="ADA2AABE">
      <w:start w:val="1"/>
      <w:numFmt w:val="bullet"/>
      <w:lvlText w:val="o"/>
      <w:lvlJc w:val="left"/>
      <w:pPr>
        <w:ind w:left="3600" w:hanging="360"/>
      </w:pPr>
      <w:rPr>
        <w:rFonts w:ascii="Courier New" w:hAnsi="Courier New" w:hint="default"/>
      </w:rPr>
    </w:lvl>
    <w:lvl w:ilvl="5" w:tplc="E2BA95B6">
      <w:start w:val="1"/>
      <w:numFmt w:val="bullet"/>
      <w:lvlText w:val=""/>
      <w:lvlJc w:val="left"/>
      <w:pPr>
        <w:ind w:left="4320" w:hanging="360"/>
      </w:pPr>
      <w:rPr>
        <w:rFonts w:ascii="Wingdings" w:hAnsi="Wingdings" w:hint="default"/>
      </w:rPr>
    </w:lvl>
    <w:lvl w:ilvl="6" w:tplc="D654F274">
      <w:start w:val="1"/>
      <w:numFmt w:val="bullet"/>
      <w:lvlText w:val=""/>
      <w:lvlJc w:val="left"/>
      <w:pPr>
        <w:ind w:left="5040" w:hanging="360"/>
      </w:pPr>
      <w:rPr>
        <w:rFonts w:ascii="Symbol" w:hAnsi="Symbol" w:hint="default"/>
      </w:rPr>
    </w:lvl>
    <w:lvl w:ilvl="7" w:tplc="CF0C867E">
      <w:start w:val="1"/>
      <w:numFmt w:val="bullet"/>
      <w:lvlText w:val="o"/>
      <w:lvlJc w:val="left"/>
      <w:pPr>
        <w:ind w:left="5760" w:hanging="360"/>
      </w:pPr>
      <w:rPr>
        <w:rFonts w:ascii="Courier New" w:hAnsi="Courier New" w:hint="default"/>
      </w:rPr>
    </w:lvl>
    <w:lvl w:ilvl="8" w:tplc="14EAC95A">
      <w:start w:val="1"/>
      <w:numFmt w:val="bullet"/>
      <w:lvlText w:val=""/>
      <w:lvlJc w:val="left"/>
      <w:pPr>
        <w:ind w:left="6480" w:hanging="360"/>
      </w:pPr>
      <w:rPr>
        <w:rFonts w:ascii="Wingdings" w:hAnsi="Wingdings" w:hint="default"/>
      </w:rPr>
    </w:lvl>
  </w:abstractNum>
  <w:abstractNum w:abstractNumId="3" w15:restartNumberingAfterBreak="0">
    <w:nsid w:val="1471D07E"/>
    <w:multiLevelType w:val="hybridMultilevel"/>
    <w:tmpl w:val="B35A2318"/>
    <w:lvl w:ilvl="0" w:tplc="9F145E60">
      <w:start w:val="1"/>
      <w:numFmt w:val="bullet"/>
      <w:lvlText w:val=""/>
      <w:lvlJc w:val="left"/>
      <w:pPr>
        <w:ind w:left="720" w:hanging="360"/>
      </w:pPr>
      <w:rPr>
        <w:rFonts w:ascii="Symbol" w:hAnsi="Symbol" w:hint="default"/>
      </w:rPr>
    </w:lvl>
    <w:lvl w:ilvl="1" w:tplc="0F8CC8BE">
      <w:start w:val="1"/>
      <w:numFmt w:val="bullet"/>
      <w:lvlText w:val="o"/>
      <w:lvlJc w:val="left"/>
      <w:pPr>
        <w:ind w:left="1440" w:hanging="360"/>
      </w:pPr>
      <w:rPr>
        <w:rFonts w:ascii="Courier New" w:hAnsi="Courier New" w:hint="default"/>
      </w:rPr>
    </w:lvl>
    <w:lvl w:ilvl="2" w:tplc="B4C45AC2">
      <w:start w:val="1"/>
      <w:numFmt w:val="bullet"/>
      <w:lvlText w:val=""/>
      <w:lvlJc w:val="left"/>
      <w:pPr>
        <w:ind w:left="2160" w:hanging="360"/>
      </w:pPr>
      <w:rPr>
        <w:rFonts w:ascii="Wingdings" w:hAnsi="Wingdings" w:hint="default"/>
      </w:rPr>
    </w:lvl>
    <w:lvl w:ilvl="3" w:tplc="4880A32E">
      <w:start w:val="1"/>
      <w:numFmt w:val="bullet"/>
      <w:lvlText w:val=""/>
      <w:lvlJc w:val="left"/>
      <w:pPr>
        <w:ind w:left="2880" w:hanging="360"/>
      </w:pPr>
      <w:rPr>
        <w:rFonts w:ascii="Symbol" w:hAnsi="Symbol" w:hint="default"/>
      </w:rPr>
    </w:lvl>
    <w:lvl w:ilvl="4" w:tplc="AA3C2F3A">
      <w:start w:val="1"/>
      <w:numFmt w:val="bullet"/>
      <w:lvlText w:val="o"/>
      <w:lvlJc w:val="left"/>
      <w:pPr>
        <w:ind w:left="3600" w:hanging="360"/>
      </w:pPr>
      <w:rPr>
        <w:rFonts w:ascii="Courier New" w:hAnsi="Courier New" w:hint="default"/>
      </w:rPr>
    </w:lvl>
    <w:lvl w:ilvl="5" w:tplc="1792A000">
      <w:start w:val="1"/>
      <w:numFmt w:val="bullet"/>
      <w:lvlText w:val=""/>
      <w:lvlJc w:val="left"/>
      <w:pPr>
        <w:ind w:left="4320" w:hanging="360"/>
      </w:pPr>
      <w:rPr>
        <w:rFonts w:ascii="Wingdings" w:hAnsi="Wingdings" w:hint="default"/>
      </w:rPr>
    </w:lvl>
    <w:lvl w:ilvl="6" w:tplc="B8BCB16A">
      <w:start w:val="1"/>
      <w:numFmt w:val="bullet"/>
      <w:lvlText w:val=""/>
      <w:lvlJc w:val="left"/>
      <w:pPr>
        <w:ind w:left="5040" w:hanging="360"/>
      </w:pPr>
      <w:rPr>
        <w:rFonts w:ascii="Symbol" w:hAnsi="Symbol" w:hint="default"/>
      </w:rPr>
    </w:lvl>
    <w:lvl w:ilvl="7" w:tplc="E1DA11C6">
      <w:start w:val="1"/>
      <w:numFmt w:val="bullet"/>
      <w:lvlText w:val="o"/>
      <w:lvlJc w:val="left"/>
      <w:pPr>
        <w:ind w:left="5760" w:hanging="360"/>
      </w:pPr>
      <w:rPr>
        <w:rFonts w:ascii="Courier New" w:hAnsi="Courier New" w:hint="default"/>
      </w:rPr>
    </w:lvl>
    <w:lvl w:ilvl="8" w:tplc="3FDE9D40">
      <w:start w:val="1"/>
      <w:numFmt w:val="bullet"/>
      <w:lvlText w:val=""/>
      <w:lvlJc w:val="left"/>
      <w:pPr>
        <w:ind w:left="6480" w:hanging="360"/>
      </w:pPr>
      <w:rPr>
        <w:rFonts w:ascii="Wingdings" w:hAnsi="Wingdings" w:hint="default"/>
      </w:rPr>
    </w:lvl>
  </w:abstractNum>
  <w:abstractNum w:abstractNumId="4" w15:restartNumberingAfterBreak="0">
    <w:nsid w:val="1834C77A"/>
    <w:multiLevelType w:val="hybridMultilevel"/>
    <w:tmpl w:val="FFFFFFFF"/>
    <w:lvl w:ilvl="0" w:tplc="39667092">
      <w:start w:val="1"/>
      <w:numFmt w:val="bullet"/>
      <w:lvlText w:val=""/>
      <w:lvlJc w:val="left"/>
      <w:pPr>
        <w:ind w:left="720" w:hanging="360"/>
      </w:pPr>
      <w:rPr>
        <w:rFonts w:ascii="Symbol" w:hAnsi="Symbol" w:hint="default"/>
      </w:rPr>
    </w:lvl>
    <w:lvl w:ilvl="1" w:tplc="332ED668">
      <w:start w:val="1"/>
      <w:numFmt w:val="bullet"/>
      <w:lvlText w:val="o"/>
      <w:lvlJc w:val="left"/>
      <w:pPr>
        <w:ind w:left="1440" w:hanging="360"/>
      </w:pPr>
      <w:rPr>
        <w:rFonts w:ascii="Courier New" w:hAnsi="Courier New" w:hint="default"/>
      </w:rPr>
    </w:lvl>
    <w:lvl w:ilvl="2" w:tplc="F48C3016">
      <w:start w:val="1"/>
      <w:numFmt w:val="bullet"/>
      <w:lvlText w:val=""/>
      <w:lvlJc w:val="left"/>
      <w:pPr>
        <w:ind w:left="2160" w:hanging="360"/>
      </w:pPr>
      <w:rPr>
        <w:rFonts w:ascii="Wingdings" w:hAnsi="Wingdings" w:hint="default"/>
      </w:rPr>
    </w:lvl>
    <w:lvl w:ilvl="3" w:tplc="42949AB6">
      <w:start w:val="1"/>
      <w:numFmt w:val="bullet"/>
      <w:lvlText w:val=""/>
      <w:lvlJc w:val="left"/>
      <w:pPr>
        <w:ind w:left="2880" w:hanging="360"/>
      </w:pPr>
      <w:rPr>
        <w:rFonts w:ascii="Symbol" w:hAnsi="Symbol" w:hint="default"/>
      </w:rPr>
    </w:lvl>
    <w:lvl w:ilvl="4" w:tplc="E4620894">
      <w:start w:val="1"/>
      <w:numFmt w:val="bullet"/>
      <w:lvlText w:val="o"/>
      <w:lvlJc w:val="left"/>
      <w:pPr>
        <w:ind w:left="3600" w:hanging="360"/>
      </w:pPr>
      <w:rPr>
        <w:rFonts w:ascii="Courier New" w:hAnsi="Courier New" w:hint="default"/>
      </w:rPr>
    </w:lvl>
    <w:lvl w:ilvl="5" w:tplc="6B449CB4">
      <w:start w:val="1"/>
      <w:numFmt w:val="bullet"/>
      <w:lvlText w:val=""/>
      <w:lvlJc w:val="left"/>
      <w:pPr>
        <w:ind w:left="4320" w:hanging="360"/>
      </w:pPr>
      <w:rPr>
        <w:rFonts w:ascii="Wingdings" w:hAnsi="Wingdings" w:hint="default"/>
      </w:rPr>
    </w:lvl>
    <w:lvl w:ilvl="6" w:tplc="1F380160">
      <w:start w:val="1"/>
      <w:numFmt w:val="bullet"/>
      <w:lvlText w:val=""/>
      <w:lvlJc w:val="left"/>
      <w:pPr>
        <w:ind w:left="5040" w:hanging="360"/>
      </w:pPr>
      <w:rPr>
        <w:rFonts w:ascii="Symbol" w:hAnsi="Symbol" w:hint="default"/>
      </w:rPr>
    </w:lvl>
    <w:lvl w:ilvl="7" w:tplc="3B1C03C8">
      <w:start w:val="1"/>
      <w:numFmt w:val="bullet"/>
      <w:lvlText w:val="o"/>
      <w:lvlJc w:val="left"/>
      <w:pPr>
        <w:ind w:left="5760" w:hanging="360"/>
      </w:pPr>
      <w:rPr>
        <w:rFonts w:ascii="Courier New" w:hAnsi="Courier New" w:hint="default"/>
      </w:rPr>
    </w:lvl>
    <w:lvl w:ilvl="8" w:tplc="818449C4">
      <w:start w:val="1"/>
      <w:numFmt w:val="bullet"/>
      <w:lvlText w:val=""/>
      <w:lvlJc w:val="left"/>
      <w:pPr>
        <w:ind w:left="6480" w:hanging="360"/>
      </w:pPr>
      <w:rPr>
        <w:rFonts w:ascii="Wingdings" w:hAnsi="Wingdings" w:hint="default"/>
      </w:rPr>
    </w:lvl>
  </w:abstractNum>
  <w:abstractNum w:abstractNumId="5" w15:restartNumberingAfterBreak="0">
    <w:nsid w:val="26CE52E9"/>
    <w:multiLevelType w:val="hybridMultilevel"/>
    <w:tmpl w:val="B5446EA4"/>
    <w:lvl w:ilvl="0" w:tplc="05C0E4C8">
      <w:start w:val="1"/>
      <w:numFmt w:val="bullet"/>
      <w:lvlText w:val=""/>
      <w:lvlJc w:val="left"/>
      <w:pPr>
        <w:ind w:left="720" w:hanging="360"/>
      </w:pPr>
      <w:rPr>
        <w:rFonts w:ascii="Symbol" w:hAnsi="Symbol" w:hint="default"/>
      </w:rPr>
    </w:lvl>
    <w:lvl w:ilvl="1" w:tplc="7F3A40F6">
      <w:start w:val="1"/>
      <w:numFmt w:val="bullet"/>
      <w:lvlText w:val="o"/>
      <w:lvlJc w:val="left"/>
      <w:pPr>
        <w:ind w:left="1440" w:hanging="360"/>
      </w:pPr>
      <w:rPr>
        <w:rFonts w:ascii="Courier New" w:hAnsi="Courier New" w:hint="default"/>
      </w:rPr>
    </w:lvl>
    <w:lvl w:ilvl="2" w:tplc="865032C8">
      <w:start w:val="1"/>
      <w:numFmt w:val="bullet"/>
      <w:lvlText w:val=""/>
      <w:lvlJc w:val="left"/>
      <w:pPr>
        <w:ind w:left="2160" w:hanging="360"/>
      </w:pPr>
      <w:rPr>
        <w:rFonts w:ascii="Wingdings" w:hAnsi="Wingdings" w:hint="default"/>
      </w:rPr>
    </w:lvl>
    <w:lvl w:ilvl="3" w:tplc="88A6BCBA">
      <w:start w:val="1"/>
      <w:numFmt w:val="bullet"/>
      <w:lvlText w:val=""/>
      <w:lvlJc w:val="left"/>
      <w:pPr>
        <w:ind w:left="2880" w:hanging="360"/>
      </w:pPr>
      <w:rPr>
        <w:rFonts w:ascii="Symbol" w:hAnsi="Symbol" w:hint="default"/>
      </w:rPr>
    </w:lvl>
    <w:lvl w:ilvl="4" w:tplc="C060DCC0">
      <w:start w:val="1"/>
      <w:numFmt w:val="bullet"/>
      <w:lvlText w:val="o"/>
      <w:lvlJc w:val="left"/>
      <w:pPr>
        <w:ind w:left="3600" w:hanging="360"/>
      </w:pPr>
      <w:rPr>
        <w:rFonts w:ascii="Courier New" w:hAnsi="Courier New" w:hint="default"/>
      </w:rPr>
    </w:lvl>
    <w:lvl w:ilvl="5" w:tplc="486226E4">
      <w:start w:val="1"/>
      <w:numFmt w:val="bullet"/>
      <w:lvlText w:val=""/>
      <w:lvlJc w:val="left"/>
      <w:pPr>
        <w:ind w:left="4320" w:hanging="360"/>
      </w:pPr>
      <w:rPr>
        <w:rFonts w:ascii="Wingdings" w:hAnsi="Wingdings" w:hint="default"/>
      </w:rPr>
    </w:lvl>
    <w:lvl w:ilvl="6" w:tplc="570E3EAC">
      <w:start w:val="1"/>
      <w:numFmt w:val="bullet"/>
      <w:lvlText w:val=""/>
      <w:lvlJc w:val="left"/>
      <w:pPr>
        <w:ind w:left="5040" w:hanging="360"/>
      </w:pPr>
      <w:rPr>
        <w:rFonts w:ascii="Symbol" w:hAnsi="Symbol" w:hint="default"/>
      </w:rPr>
    </w:lvl>
    <w:lvl w:ilvl="7" w:tplc="B28E90D0">
      <w:start w:val="1"/>
      <w:numFmt w:val="bullet"/>
      <w:lvlText w:val="o"/>
      <w:lvlJc w:val="left"/>
      <w:pPr>
        <w:ind w:left="5760" w:hanging="360"/>
      </w:pPr>
      <w:rPr>
        <w:rFonts w:ascii="Courier New" w:hAnsi="Courier New" w:hint="default"/>
      </w:rPr>
    </w:lvl>
    <w:lvl w:ilvl="8" w:tplc="FF46BFEE">
      <w:start w:val="1"/>
      <w:numFmt w:val="bullet"/>
      <w:lvlText w:val=""/>
      <w:lvlJc w:val="left"/>
      <w:pPr>
        <w:ind w:left="6480" w:hanging="360"/>
      </w:pPr>
      <w:rPr>
        <w:rFonts w:ascii="Wingdings" w:hAnsi="Wingdings" w:hint="default"/>
      </w:rPr>
    </w:lvl>
  </w:abstractNum>
  <w:abstractNum w:abstractNumId="6" w15:restartNumberingAfterBreak="0">
    <w:nsid w:val="37A2752C"/>
    <w:multiLevelType w:val="multilevel"/>
    <w:tmpl w:val="7740523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7" w15:restartNumberingAfterBreak="0">
    <w:nsid w:val="394E3549"/>
    <w:multiLevelType w:val="multilevel"/>
    <w:tmpl w:val="C564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D14CFB"/>
    <w:multiLevelType w:val="hybridMultilevel"/>
    <w:tmpl w:val="D6A89D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26D054"/>
    <w:multiLevelType w:val="hybridMultilevel"/>
    <w:tmpl w:val="0B704B38"/>
    <w:lvl w:ilvl="0" w:tplc="2FFC1C1C">
      <w:start w:val="1"/>
      <w:numFmt w:val="bullet"/>
      <w:lvlText w:val=""/>
      <w:lvlJc w:val="left"/>
      <w:pPr>
        <w:ind w:left="720" w:hanging="360"/>
      </w:pPr>
      <w:rPr>
        <w:rFonts w:ascii="Symbol" w:hAnsi="Symbol" w:hint="default"/>
      </w:rPr>
    </w:lvl>
    <w:lvl w:ilvl="1" w:tplc="B41ABB28">
      <w:start w:val="1"/>
      <w:numFmt w:val="bullet"/>
      <w:lvlText w:val="o"/>
      <w:lvlJc w:val="left"/>
      <w:pPr>
        <w:ind w:left="1440" w:hanging="360"/>
      </w:pPr>
      <w:rPr>
        <w:rFonts w:ascii="Courier New" w:hAnsi="Courier New" w:hint="default"/>
      </w:rPr>
    </w:lvl>
    <w:lvl w:ilvl="2" w:tplc="88A8344E">
      <w:start w:val="1"/>
      <w:numFmt w:val="bullet"/>
      <w:lvlText w:val=""/>
      <w:lvlJc w:val="left"/>
      <w:pPr>
        <w:ind w:left="2160" w:hanging="360"/>
      </w:pPr>
      <w:rPr>
        <w:rFonts w:ascii="Wingdings" w:hAnsi="Wingdings" w:hint="default"/>
      </w:rPr>
    </w:lvl>
    <w:lvl w:ilvl="3" w:tplc="0F98B03C">
      <w:start w:val="1"/>
      <w:numFmt w:val="bullet"/>
      <w:lvlText w:val=""/>
      <w:lvlJc w:val="left"/>
      <w:pPr>
        <w:ind w:left="2880" w:hanging="360"/>
      </w:pPr>
      <w:rPr>
        <w:rFonts w:ascii="Symbol" w:hAnsi="Symbol" w:hint="default"/>
      </w:rPr>
    </w:lvl>
    <w:lvl w:ilvl="4" w:tplc="6A0EFAC2">
      <w:start w:val="1"/>
      <w:numFmt w:val="bullet"/>
      <w:lvlText w:val="o"/>
      <w:lvlJc w:val="left"/>
      <w:pPr>
        <w:ind w:left="3600" w:hanging="360"/>
      </w:pPr>
      <w:rPr>
        <w:rFonts w:ascii="Courier New" w:hAnsi="Courier New" w:hint="default"/>
      </w:rPr>
    </w:lvl>
    <w:lvl w:ilvl="5" w:tplc="79AE90F6">
      <w:start w:val="1"/>
      <w:numFmt w:val="bullet"/>
      <w:lvlText w:val=""/>
      <w:lvlJc w:val="left"/>
      <w:pPr>
        <w:ind w:left="4320" w:hanging="360"/>
      </w:pPr>
      <w:rPr>
        <w:rFonts w:ascii="Wingdings" w:hAnsi="Wingdings" w:hint="default"/>
      </w:rPr>
    </w:lvl>
    <w:lvl w:ilvl="6" w:tplc="AD563722">
      <w:start w:val="1"/>
      <w:numFmt w:val="bullet"/>
      <w:lvlText w:val=""/>
      <w:lvlJc w:val="left"/>
      <w:pPr>
        <w:ind w:left="5040" w:hanging="360"/>
      </w:pPr>
      <w:rPr>
        <w:rFonts w:ascii="Symbol" w:hAnsi="Symbol" w:hint="default"/>
      </w:rPr>
    </w:lvl>
    <w:lvl w:ilvl="7" w:tplc="7BACFF88">
      <w:start w:val="1"/>
      <w:numFmt w:val="bullet"/>
      <w:lvlText w:val="o"/>
      <w:lvlJc w:val="left"/>
      <w:pPr>
        <w:ind w:left="5760" w:hanging="360"/>
      </w:pPr>
      <w:rPr>
        <w:rFonts w:ascii="Courier New" w:hAnsi="Courier New" w:hint="default"/>
      </w:rPr>
    </w:lvl>
    <w:lvl w:ilvl="8" w:tplc="B9326B28">
      <w:start w:val="1"/>
      <w:numFmt w:val="bullet"/>
      <w:lvlText w:val=""/>
      <w:lvlJc w:val="left"/>
      <w:pPr>
        <w:ind w:left="6480" w:hanging="360"/>
      </w:pPr>
      <w:rPr>
        <w:rFonts w:ascii="Wingdings" w:hAnsi="Wingdings" w:hint="default"/>
      </w:rPr>
    </w:lvl>
  </w:abstractNum>
  <w:abstractNum w:abstractNumId="10" w15:restartNumberingAfterBreak="0">
    <w:nsid w:val="4A6CEB01"/>
    <w:multiLevelType w:val="hybridMultilevel"/>
    <w:tmpl w:val="51165134"/>
    <w:lvl w:ilvl="0" w:tplc="B1DCD428">
      <w:start w:val="1"/>
      <w:numFmt w:val="bullet"/>
      <w:lvlText w:val=""/>
      <w:lvlJc w:val="left"/>
      <w:pPr>
        <w:ind w:left="720" w:hanging="360"/>
      </w:pPr>
      <w:rPr>
        <w:rFonts w:ascii="Symbol" w:hAnsi="Symbol" w:hint="default"/>
      </w:rPr>
    </w:lvl>
    <w:lvl w:ilvl="1" w:tplc="8FD0863A">
      <w:start w:val="1"/>
      <w:numFmt w:val="bullet"/>
      <w:lvlText w:val="o"/>
      <w:lvlJc w:val="left"/>
      <w:pPr>
        <w:ind w:left="1440" w:hanging="360"/>
      </w:pPr>
      <w:rPr>
        <w:rFonts w:ascii="Courier New" w:hAnsi="Courier New" w:hint="default"/>
      </w:rPr>
    </w:lvl>
    <w:lvl w:ilvl="2" w:tplc="EACAF808">
      <w:start w:val="1"/>
      <w:numFmt w:val="bullet"/>
      <w:lvlText w:val=""/>
      <w:lvlJc w:val="left"/>
      <w:pPr>
        <w:ind w:left="2160" w:hanging="360"/>
      </w:pPr>
      <w:rPr>
        <w:rFonts w:ascii="Wingdings" w:hAnsi="Wingdings" w:hint="default"/>
      </w:rPr>
    </w:lvl>
    <w:lvl w:ilvl="3" w:tplc="EE32A2A2">
      <w:start w:val="1"/>
      <w:numFmt w:val="bullet"/>
      <w:lvlText w:val=""/>
      <w:lvlJc w:val="left"/>
      <w:pPr>
        <w:ind w:left="2880" w:hanging="360"/>
      </w:pPr>
      <w:rPr>
        <w:rFonts w:ascii="Symbol" w:hAnsi="Symbol" w:hint="default"/>
      </w:rPr>
    </w:lvl>
    <w:lvl w:ilvl="4" w:tplc="9B9ACB98">
      <w:start w:val="1"/>
      <w:numFmt w:val="bullet"/>
      <w:lvlText w:val="o"/>
      <w:lvlJc w:val="left"/>
      <w:pPr>
        <w:ind w:left="3600" w:hanging="360"/>
      </w:pPr>
      <w:rPr>
        <w:rFonts w:ascii="Courier New" w:hAnsi="Courier New" w:hint="default"/>
      </w:rPr>
    </w:lvl>
    <w:lvl w:ilvl="5" w:tplc="3B4657A2">
      <w:start w:val="1"/>
      <w:numFmt w:val="bullet"/>
      <w:lvlText w:val=""/>
      <w:lvlJc w:val="left"/>
      <w:pPr>
        <w:ind w:left="4320" w:hanging="360"/>
      </w:pPr>
      <w:rPr>
        <w:rFonts w:ascii="Wingdings" w:hAnsi="Wingdings" w:hint="default"/>
      </w:rPr>
    </w:lvl>
    <w:lvl w:ilvl="6" w:tplc="776A8D28">
      <w:start w:val="1"/>
      <w:numFmt w:val="bullet"/>
      <w:lvlText w:val=""/>
      <w:lvlJc w:val="left"/>
      <w:pPr>
        <w:ind w:left="5040" w:hanging="360"/>
      </w:pPr>
      <w:rPr>
        <w:rFonts w:ascii="Symbol" w:hAnsi="Symbol" w:hint="default"/>
      </w:rPr>
    </w:lvl>
    <w:lvl w:ilvl="7" w:tplc="D79C0BB6">
      <w:start w:val="1"/>
      <w:numFmt w:val="bullet"/>
      <w:lvlText w:val="o"/>
      <w:lvlJc w:val="left"/>
      <w:pPr>
        <w:ind w:left="5760" w:hanging="360"/>
      </w:pPr>
      <w:rPr>
        <w:rFonts w:ascii="Courier New" w:hAnsi="Courier New" w:hint="default"/>
      </w:rPr>
    </w:lvl>
    <w:lvl w:ilvl="8" w:tplc="8B92DFEE">
      <w:start w:val="1"/>
      <w:numFmt w:val="bullet"/>
      <w:lvlText w:val=""/>
      <w:lvlJc w:val="left"/>
      <w:pPr>
        <w:ind w:left="6480" w:hanging="360"/>
      </w:pPr>
      <w:rPr>
        <w:rFonts w:ascii="Wingdings" w:hAnsi="Wingdings" w:hint="default"/>
      </w:rPr>
    </w:lvl>
  </w:abstractNum>
  <w:abstractNum w:abstractNumId="11" w15:restartNumberingAfterBreak="0">
    <w:nsid w:val="4AB6783F"/>
    <w:multiLevelType w:val="hybridMultilevel"/>
    <w:tmpl w:val="952A0FAA"/>
    <w:lvl w:ilvl="0" w:tplc="04090003">
      <w:start w:val="1"/>
      <w:numFmt w:val="bullet"/>
      <w:lvlText w:val="o"/>
      <w:lvlJc w:val="left"/>
      <w:pPr>
        <w:ind w:left="764" w:hanging="360"/>
      </w:pPr>
      <w:rPr>
        <w:rFonts w:ascii="Courier New" w:hAnsi="Courier New" w:cs="Courier New"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2" w15:restartNumberingAfterBreak="0">
    <w:nsid w:val="4CD2E84B"/>
    <w:multiLevelType w:val="hybridMultilevel"/>
    <w:tmpl w:val="FFFFFFFF"/>
    <w:lvl w:ilvl="0" w:tplc="298C4E32">
      <w:start w:val="1"/>
      <w:numFmt w:val="decimal"/>
      <w:lvlText w:val="%1."/>
      <w:lvlJc w:val="left"/>
      <w:pPr>
        <w:ind w:left="720" w:hanging="360"/>
      </w:pPr>
    </w:lvl>
    <w:lvl w:ilvl="1" w:tplc="5DC47C9E">
      <w:start w:val="1"/>
      <w:numFmt w:val="lowerLetter"/>
      <w:lvlText w:val="%2."/>
      <w:lvlJc w:val="left"/>
      <w:pPr>
        <w:ind w:left="1440" w:hanging="360"/>
      </w:pPr>
    </w:lvl>
    <w:lvl w:ilvl="2" w:tplc="3BACC4C2">
      <w:start w:val="1"/>
      <w:numFmt w:val="lowerRoman"/>
      <w:lvlText w:val="%3."/>
      <w:lvlJc w:val="right"/>
      <w:pPr>
        <w:ind w:left="2160" w:hanging="180"/>
      </w:pPr>
    </w:lvl>
    <w:lvl w:ilvl="3" w:tplc="E82A40CE">
      <w:start w:val="1"/>
      <w:numFmt w:val="decimal"/>
      <w:lvlText w:val="%4."/>
      <w:lvlJc w:val="left"/>
      <w:pPr>
        <w:ind w:left="2880" w:hanging="360"/>
      </w:pPr>
    </w:lvl>
    <w:lvl w:ilvl="4" w:tplc="B464FDE4">
      <w:start w:val="1"/>
      <w:numFmt w:val="lowerLetter"/>
      <w:lvlText w:val="%5."/>
      <w:lvlJc w:val="left"/>
      <w:pPr>
        <w:ind w:left="3600" w:hanging="360"/>
      </w:pPr>
    </w:lvl>
    <w:lvl w:ilvl="5" w:tplc="C2B8C2A4">
      <w:start w:val="1"/>
      <w:numFmt w:val="lowerRoman"/>
      <w:lvlText w:val="%6."/>
      <w:lvlJc w:val="right"/>
      <w:pPr>
        <w:ind w:left="4320" w:hanging="180"/>
      </w:pPr>
    </w:lvl>
    <w:lvl w:ilvl="6" w:tplc="AD4E39AA">
      <w:start w:val="1"/>
      <w:numFmt w:val="decimal"/>
      <w:lvlText w:val="%7."/>
      <w:lvlJc w:val="left"/>
      <w:pPr>
        <w:ind w:left="5040" w:hanging="360"/>
      </w:pPr>
    </w:lvl>
    <w:lvl w:ilvl="7" w:tplc="A0D0F9E6">
      <w:start w:val="1"/>
      <w:numFmt w:val="lowerLetter"/>
      <w:lvlText w:val="%8."/>
      <w:lvlJc w:val="left"/>
      <w:pPr>
        <w:ind w:left="5760" w:hanging="360"/>
      </w:pPr>
    </w:lvl>
    <w:lvl w:ilvl="8" w:tplc="A8868EE2">
      <w:start w:val="1"/>
      <w:numFmt w:val="lowerRoman"/>
      <w:lvlText w:val="%9."/>
      <w:lvlJc w:val="right"/>
      <w:pPr>
        <w:ind w:left="6480" w:hanging="180"/>
      </w:pPr>
    </w:lvl>
  </w:abstractNum>
  <w:abstractNum w:abstractNumId="13" w15:restartNumberingAfterBreak="0">
    <w:nsid w:val="543EBA8B"/>
    <w:multiLevelType w:val="hybridMultilevel"/>
    <w:tmpl w:val="FFFFFFFF"/>
    <w:lvl w:ilvl="0" w:tplc="17D80CE8">
      <w:start w:val="1"/>
      <w:numFmt w:val="bullet"/>
      <w:lvlText w:val=""/>
      <w:lvlJc w:val="left"/>
      <w:pPr>
        <w:ind w:left="720" w:hanging="360"/>
      </w:pPr>
      <w:rPr>
        <w:rFonts w:ascii="Symbol" w:hAnsi="Symbol" w:hint="default"/>
      </w:rPr>
    </w:lvl>
    <w:lvl w:ilvl="1" w:tplc="9DD8D254">
      <w:start w:val="1"/>
      <w:numFmt w:val="bullet"/>
      <w:lvlText w:val="o"/>
      <w:lvlJc w:val="left"/>
      <w:pPr>
        <w:ind w:left="1440" w:hanging="360"/>
      </w:pPr>
      <w:rPr>
        <w:rFonts w:ascii="Courier New" w:hAnsi="Courier New" w:hint="default"/>
      </w:rPr>
    </w:lvl>
    <w:lvl w:ilvl="2" w:tplc="84A65B40">
      <w:start w:val="1"/>
      <w:numFmt w:val="bullet"/>
      <w:lvlText w:val=""/>
      <w:lvlJc w:val="left"/>
      <w:pPr>
        <w:ind w:left="2160" w:hanging="360"/>
      </w:pPr>
      <w:rPr>
        <w:rFonts w:ascii="Wingdings" w:hAnsi="Wingdings" w:hint="default"/>
      </w:rPr>
    </w:lvl>
    <w:lvl w:ilvl="3" w:tplc="3C560082">
      <w:start w:val="1"/>
      <w:numFmt w:val="bullet"/>
      <w:lvlText w:val=""/>
      <w:lvlJc w:val="left"/>
      <w:pPr>
        <w:ind w:left="2880" w:hanging="360"/>
      </w:pPr>
      <w:rPr>
        <w:rFonts w:ascii="Symbol" w:hAnsi="Symbol" w:hint="default"/>
      </w:rPr>
    </w:lvl>
    <w:lvl w:ilvl="4" w:tplc="DB62F1D2">
      <w:start w:val="1"/>
      <w:numFmt w:val="bullet"/>
      <w:lvlText w:val="o"/>
      <w:lvlJc w:val="left"/>
      <w:pPr>
        <w:ind w:left="3600" w:hanging="360"/>
      </w:pPr>
      <w:rPr>
        <w:rFonts w:ascii="Courier New" w:hAnsi="Courier New" w:hint="default"/>
      </w:rPr>
    </w:lvl>
    <w:lvl w:ilvl="5" w:tplc="B93CB768">
      <w:start w:val="1"/>
      <w:numFmt w:val="bullet"/>
      <w:lvlText w:val=""/>
      <w:lvlJc w:val="left"/>
      <w:pPr>
        <w:ind w:left="4320" w:hanging="360"/>
      </w:pPr>
      <w:rPr>
        <w:rFonts w:ascii="Wingdings" w:hAnsi="Wingdings" w:hint="default"/>
      </w:rPr>
    </w:lvl>
    <w:lvl w:ilvl="6" w:tplc="94B459EC">
      <w:start w:val="1"/>
      <w:numFmt w:val="bullet"/>
      <w:lvlText w:val=""/>
      <w:lvlJc w:val="left"/>
      <w:pPr>
        <w:ind w:left="5040" w:hanging="360"/>
      </w:pPr>
      <w:rPr>
        <w:rFonts w:ascii="Symbol" w:hAnsi="Symbol" w:hint="default"/>
      </w:rPr>
    </w:lvl>
    <w:lvl w:ilvl="7" w:tplc="4C20CC1C">
      <w:start w:val="1"/>
      <w:numFmt w:val="bullet"/>
      <w:lvlText w:val="o"/>
      <w:lvlJc w:val="left"/>
      <w:pPr>
        <w:ind w:left="5760" w:hanging="360"/>
      </w:pPr>
      <w:rPr>
        <w:rFonts w:ascii="Courier New" w:hAnsi="Courier New" w:hint="default"/>
      </w:rPr>
    </w:lvl>
    <w:lvl w:ilvl="8" w:tplc="E5B0487A">
      <w:start w:val="1"/>
      <w:numFmt w:val="bullet"/>
      <w:lvlText w:val=""/>
      <w:lvlJc w:val="left"/>
      <w:pPr>
        <w:ind w:left="6480" w:hanging="360"/>
      </w:pPr>
      <w:rPr>
        <w:rFonts w:ascii="Wingdings" w:hAnsi="Wingdings" w:hint="default"/>
      </w:rPr>
    </w:lvl>
  </w:abstractNum>
  <w:abstractNum w:abstractNumId="14" w15:restartNumberingAfterBreak="0">
    <w:nsid w:val="59C6402D"/>
    <w:multiLevelType w:val="multilevel"/>
    <w:tmpl w:val="9AF6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53FE03"/>
    <w:multiLevelType w:val="hybridMultilevel"/>
    <w:tmpl w:val="FFFFFFFF"/>
    <w:lvl w:ilvl="0" w:tplc="68F4D830">
      <w:start w:val="1"/>
      <w:numFmt w:val="bullet"/>
      <w:lvlText w:val=""/>
      <w:lvlJc w:val="left"/>
      <w:pPr>
        <w:ind w:left="720" w:hanging="360"/>
      </w:pPr>
      <w:rPr>
        <w:rFonts w:ascii="Symbol" w:hAnsi="Symbol" w:hint="default"/>
      </w:rPr>
    </w:lvl>
    <w:lvl w:ilvl="1" w:tplc="45762E96">
      <w:start w:val="1"/>
      <w:numFmt w:val="bullet"/>
      <w:lvlText w:val="o"/>
      <w:lvlJc w:val="left"/>
      <w:pPr>
        <w:ind w:left="1440" w:hanging="360"/>
      </w:pPr>
      <w:rPr>
        <w:rFonts w:ascii="Courier New" w:hAnsi="Courier New" w:hint="default"/>
      </w:rPr>
    </w:lvl>
    <w:lvl w:ilvl="2" w:tplc="BD44794A">
      <w:start w:val="1"/>
      <w:numFmt w:val="bullet"/>
      <w:lvlText w:val=""/>
      <w:lvlJc w:val="left"/>
      <w:pPr>
        <w:ind w:left="2160" w:hanging="360"/>
      </w:pPr>
      <w:rPr>
        <w:rFonts w:ascii="Wingdings" w:hAnsi="Wingdings" w:hint="default"/>
      </w:rPr>
    </w:lvl>
    <w:lvl w:ilvl="3" w:tplc="759A0968">
      <w:start w:val="1"/>
      <w:numFmt w:val="bullet"/>
      <w:lvlText w:val=""/>
      <w:lvlJc w:val="left"/>
      <w:pPr>
        <w:ind w:left="2880" w:hanging="360"/>
      </w:pPr>
      <w:rPr>
        <w:rFonts w:ascii="Symbol" w:hAnsi="Symbol" w:hint="default"/>
      </w:rPr>
    </w:lvl>
    <w:lvl w:ilvl="4" w:tplc="5888BE06">
      <w:start w:val="1"/>
      <w:numFmt w:val="bullet"/>
      <w:lvlText w:val="o"/>
      <w:lvlJc w:val="left"/>
      <w:pPr>
        <w:ind w:left="3600" w:hanging="360"/>
      </w:pPr>
      <w:rPr>
        <w:rFonts w:ascii="Courier New" w:hAnsi="Courier New" w:hint="default"/>
      </w:rPr>
    </w:lvl>
    <w:lvl w:ilvl="5" w:tplc="9C202450">
      <w:start w:val="1"/>
      <w:numFmt w:val="bullet"/>
      <w:lvlText w:val=""/>
      <w:lvlJc w:val="left"/>
      <w:pPr>
        <w:ind w:left="4320" w:hanging="360"/>
      </w:pPr>
      <w:rPr>
        <w:rFonts w:ascii="Wingdings" w:hAnsi="Wingdings" w:hint="default"/>
      </w:rPr>
    </w:lvl>
    <w:lvl w:ilvl="6" w:tplc="564CF596">
      <w:start w:val="1"/>
      <w:numFmt w:val="bullet"/>
      <w:lvlText w:val=""/>
      <w:lvlJc w:val="left"/>
      <w:pPr>
        <w:ind w:left="5040" w:hanging="360"/>
      </w:pPr>
      <w:rPr>
        <w:rFonts w:ascii="Symbol" w:hAnsi="Symbol" w:hint="default"/>
      </w:rPr>
    </w:lvl>
    <w:lvl w:ilvl="7" w:tplc="164E28CE">
      <w:start w:val="1"/>
      <w:numFmt w:val="bullet"/>
      <w:lvlText w:val="o"/>
      <w:lvlJc w:val="left"/>
      <w:pPr>
        <w:ind w:left="5760" w:hanging="360"/>
      </w:pPr>
      <w:rPr>
        <w:rFonts w:ascii="Courier New" w:hAnsi="Courier New" w:hint="default"/>
      </w:rPr>
    </w:lvl>
    <w:lvl w:ilvl="8" w:tplc="CE5C1420">
      <w:start w:val="1"/>
      <w:numFmt w:val="bullet"/>
      <w:lvlText w:val=""/>
      <w:lvlJc w:val="left"/>
      <w:pPr>
        <w:ind w:left="6480" w:hanging="360"/>
      </w:pPr>
      <w:rPr>
        <w:rFonts w:ascii="Wingdings" w:hAnsi="Wingdings" w:hint="default"/>
      </w:rPr>
    </w:lvl>
  </w:abstractNum>
  <w:abstractNum w:abstractNumId="16" w15:restartNumberingAfterBreak="0">
    <w:nsid w:val="6D30142A"/>
    <w:multiLevelType w:val="hybridMultilevel"/>
    <w:tmpl w:val="89A85D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45995F"/>
    <w:multiLevelType w:val="hybridMultilevel"/>
    <w:tmpl w:val="FFFFFFFF"/>
    <w:lvl w:ilvl="0" w:tplc="8BDA992A">
      <w:start w:val="1"/>
      <w:numFmt w:val="bullet"/>
      <w:lvlText w:val=""/>
      <w:lvlJc w:val="left"/>
      <w:pPr>
        <w:ind w:left="720" w:hanging="360"/>
      </w:pPr>
      <w:rPr>
        <w:rFonts w:ascii="Symbol" w:hAnsi="Symbol" w:hint="default"/>
      </w:rPr>
    </w:lvl>
    <w:lvl w:ilvl="1" w:tplc="7DBC3638">
      <w:start w:val="1"/>
      <w:numFmt w:val="bullet"/>
      <w:lvlText w:val="o"/>
      <w:lvlJc w:val="left"/>
      <w:pPr>
        <w:ind w:left="1440" w:hanging="360"/>
      </w:pPr>
      <w:rPr>
        <w:rFonts w:ascii="Courier New" w:hAnsi="Courier New" w:hint="default"/>
      </w:rPr>
    </w:lvl>
    <w:lvl w:ilvl="2" w:tplc="65B2B534">
      <w:start w:val="1"/>
      <w:numFmt w:val="bullet"/>
      <w:lvlText w:val=""/>
      <w:lvlJc w:val="left"/>
      <w:pPr>
        <w:ind w:left="2160" w:hanging="360"/>
      </w:pPr>
      <w:rPr>
        <w:rFonts w:ascii="Wingdings" w:hAnsi="Wingdings" w:hint="default"/>
      </w:rPr>
    </w:lvl>
    <w:lvl w:ilvl="3" w:tplc="2D1046F0">
      <w:start w:val="1"/>
      <w:numFmt w:val="bullet"/>
      <w:lvlText w:val=""/>
      <w:lvlJc w:val="left"/>
      <w:pPr>
        <w:ind w:left="2880" w:hanging="360"/>
      </w:pPr>
      <w:rPr>
        <w:rFonts w:ascii="Symbol" w:hAnsi="Symbol" w:hint="default"/>
      </w:rPr>
    </w:lvl>
    <w:lvl w:ilvl="4" w:tplc="FB52037C">
      <w:start w:val="1"/>
      <w:numFmt w:val="bullet"/>
      <w:lvlText w:val="o"/>
      <w:lvlJc w:val="left"/>
      <w:pPr>
        <w:ind w:left="3600" w:hanging="360"/>
      </w:pPr>
      <w:rPr>
        <w:rFonts w:ascii="Courier New" w:hAnsi="Courier New" w:hint="default"/>
      </w:rPr>
    </w:lvl>
    <w:lvl w:ilvl="5" w:tplc="1DA24516">
      <w:start w:val="1"/>
      <w:numFmt w:val="bullet"/>
      <w:lvlText w:val=""/>
      <w:lvlJc w:val="left"/>
      <w:pPr>
        <w:ind w:left="4320" w:hanging="360"/>
      </w:pPr>
      <w:rPr>
        <w:rFonts w:ascii="Wingdings" w:hAnsi="Wingdings" w:hint="default"/>
      </w:rPr>
    </w:lvl>
    <w:lvl w:ilvl="6" w:tplc="DD104FFA">
      <w:start w:val="1"/>
      <w:numFmt w:val="bullet"/>
      <w:lvlText w:val=""/>
      <w:lvlJc w:val="left"/>
      <w:pPr>
        <w:ind w:left="5040" w:hanging="360"/>
      </w:pPr>
      <w:rPr>
        <w:rFonts w:ascii="Symbol" w:hAnsi="Symbol" w:hint="default"/>
      </w:rPr>
    </w:lvl>
    <w:lvl w:ilvl="7" w:tplc="7B364652">
      <w:start w:val="1"/>
      <w:numFmt w:val="bullet"/>
      <w:lvlText w:val="o"/>
      <w:lvlJc w:val="left"/>
      <w:pPr>
        <w:ind w:left="5760" w:hanging="360"/>
      </w:pPr>
      <w:rPr>
        <w:rFonts w:ascii="Courier New" w:hAnsi="Courier New" w:hint="default"/>
      </w:rPr>
    </w:lvl>
    <w:lvl w:ilvl="8" w:tplc="188276EC">
      <w:start w:val="1"/>
      <w:numFmt w:val="bullet"/>
      <w:lvlText w:val=""/>
      <w:lvlJc w:val="left"/>
      <w:pPr>
        <w:ind w:left="6480" w:hanging="360"/>
      </w:pPr>
      <w:rPr>
        <w:rFonts w:ascii="Wingdings" w:hAnsi="Wingdings" w:hint="default"/>
      </w:rPr>
    </w:lvl>
  </w:abstractNum>
  <w:abstractNum w:abstractNumId="18" w15:restartNumberingAfterBreak="0">
    <w:nsid w:val="75A6B7C1"/>
    <w:multiLevelType w:val="hybridMultilevel"/>
    <w:tmpl w:val="16B4447C"/>
    <w:lvl w:ilvl="0" w:tplc="D6EC9792">
      <w:start w:val="1"/>
      <w:numFmt w:val="bullet"/>
      <w:lvlText w:val=""/>
      <w:lvlJc w:val="left"/>
      <w:pPr>
        <w:ind w:left="720" w:hanging="360"/>
      </w:pPr>
      <w:rPr>
        <w:rFonts w:ascii="Symbol" w:hAnsi="Symbol" w:hint="default"/>
      </w:rPr>
    </w:lvl>
    <w:lvl w:ilvl="1" w:tplc="643229DC">
      <w:start w:val="1"/>
      <w:numFmt w:val="bullet"/>
      <w:lvlText w:val="o"/>
      <w:lvlJc w:val="left"/>
      <w:pPr>
        <w:ind w:left="1440" w:hanging="360"/>
      </w:pPr>
      <w:rPr>
        <w:rFonts w:ascii="Courier New" w:hAnsi="Courier New" w:hint="default"/>
      </w:rPr>
    </w:lvl>
    <w:lvl w:ilvl="2" w:tplc="5082009C">
      <w:start w:val="1"/>
      <w:numFmt w:val="bullet"/>
      <w:lvlText w:val=""/>
      <w:lvlJc w:val="left"/>
      <w:pPr>
        <w:ind w:left="2160" w:hanging="360"/>
      </w:pPr>
      <w:rPr>
        <w:rFonts w:ascii="Wingdings" w:hAnsi="Wingdings" w:hint="default"/>
      </w:rPr>
    </w:lvl>
    <w:lvl w:ilvl="3" w:tplc="9EEAF940">
      <w:start w:val="1"/>
      <w:numFmt w:val="bullet"/>
      <w:lvlText w:val=""/>
      <w:lvlJc w:val="left"/>
      <w:pPr>
        <w:ind w:left="2880" w:hanging="360"/>
      </w:pPr>
      <w:rPr>
        <w:rFonts w:ascii="Symbol" w:hAnsi="Symbol" w:hint="default"/>
      </w:rPr>
    </w:lvl>
    <w:lvl w:ilvl="4" w:tplc="C1EABA56">
      <w:start w:val="1"/>
      <w:numFmt w:val="bullet"/>
      <w:lvlText w:val="o"/>
      <w:lvlJc w:val="left"/>
      <w:pPr>
        <w:ind w:left="3600" w:hanging="360"/>
      </w:pPr>
      <w:rPr>
        <w:rFonts w:ascii="Courier New" w:hAnsi="Courier New" w:hint="default"/>
      </w:rPr>
    </w:lvl>
    <w:lvl w:ilvl="5" w:tplc="27C4E6EE">
      <w:start w:val="1"/>
      <w:numFmt w:val="bullet"/>
      <w:lvlText w:val=""/>
      <w:lvlJc w:val="left"/>
      <w:pPr>
        <w:ind w:left="4320" w:hanging="360"/>
      </w:pPr>
      <w:rPr>
        <w:rFonts w:ascii="Wingdings" w:hAnsi="Wingdings" w:hint="default"/>
      </w:rPr>
    </w:lvl>
    <w:lvl w:ilvl="6" w:tplc="EE7A741C">
      <w:start w:val="1"/>
      <w:numFmt w:val="bullet"/>
      <w:lvlText w:val=""/>
      <w:lvlJc w:val="left"/>
      <w:pPr>
        <w:ind w:left="5040" w:hanging="360"/>
      </w:pPr>
      <w:rPr>
        <w:rFonts w:ascii="Symbol" w:hAnsi="Symbol" w:hint="default"/>
      </w:rPr>
    </w:lvl>
    <w:lvl w:ilvl="7" w:tplc="D0DC29A4">
      <w:start w:val="1"/>
      <w:numFmt w:val="bullet"/>
      <w:lvlText w:val="o"/>
      <w:lvlJc w:val="left"/>
      <w:pPr>
        <w:ind w:left="5760" w:hanging="360"/>
      </w:pPr>
      <w:rPr>
        <w:rFonts w:ascii="Courier New" w:hAnsi="Courier New" w:hint="default"/>
      </w:rPr>
    </w:lvl>
    <w:lvl w:ilvl="8" w:tplc="BC6AA54E">
      <w:start w:val="1"/>
      <w:numFmt w:val="bullet"/>
      <w:lvlText w:val=""/>
      <w:lvlJc w:val="left"/>
      <w:pPr>
        <w:ind w:left="6480" w:hanging="360"/>
      </w:pPr>
      <w:rPr>
        <w:rFonts w:ascii="Wingdings" w:hAnsi="Wingdings" w:hint="default"/>
      </w:rPr>
    </w:lvl>
  </w:abstractNum>
  <w:abstractNum w:abstractNumId="19" w15:restartNumberingAfterBreak="0">
    <w:nsid w:val="77FE95E0"/>
    <w:multiLevelType w:val="hybridMultilevel"/>
    <w:tmpl w:val="D8863444"/>
    <w:lvl w:ilvl="0" w:tplc="92B4949C">
      <w:start w:val="1"/>
      <w:numFmt w:val="bullet"/>
      <w:lvlText w:val=""/>
      <w:lvlJc w:val="left"/>
      <w:pPr>
        <w:ind w:left="720" w:hanging="360"/>
      </w:pPr>
      <w:rPr>
        <w:rFonts w:ascii="Symbol" w:hAnsi="Symbol" w:hint="default"/>
      </w:rPr>
    </w:lvl>
    <w:lvl w:ilvl="1" w:tplc="92A2E2D8">
      <w:start w:val="1"/>
      <w:numFmt w:val="bullet"/>
      <w:lvlText w:val="o"/>
      <w:lvlJc w:val="left"/>
      <w:pPr>
        <w:ind w:left="1440" w:hanging="360"/>
      </w:pPr>
      <w:rPr>
        <w:rFonts w:ascii="Courier New" w:hAnsi="Courier New" w:hint="default"/>
      </w:rPr>
    </w:lvl>
    <w:lvl w:ilvl="2" w:tplc="F5D81A1A">
      <w:start w:val="1"/>
      <w:numFmt w:val="bullet"/>
      <w:lvlText w:val=""/>
      <w:lvlJc w:val="left"/>
      <w:pPr>
        <w:ind w:left="2160" w:hanging="360"/>
      </w:pPr>
      <w:rPr>
        <w:rFonts w:ascii="Wingdings" w:hAnsi="Wingdings" w:hint="default"/>
      </w:rPr>
    </w:lvl>
    <w:lvl w:ilvl="3" w:tplc="AA6EA822">
      <w:start w:val="1"/>
      <w:numFmt w:val="bullet"/>
      <w:lvlText w:val=""/>
      <w:lvlJc w:val="left"/>
      <w:pPr>
        <w:ind w:left="2880" w:hanging="360"/>
      </w:pPr>
      <w:rPr>
        <w:rFonts w:ascii="Symbol" w:hAnsi="Symbol" w:hint="default"/>
      </w:rPr>
    </w:lvl>
    <w:lvl w:ilvl="4" w:tplc="C4AC7D44">
      <w:start w:val="1"/>
      <w:numFmt w:val="bullet"/>
      <w:lvlText w:val="o"/>
      <w:lvlJc w:val="left"/>
      <w:pPr>
        <w:ind w:left="3600" w:hanging="360"/>
      </w:pPr>
      <w:rPr>
        <w:rFonts w:ascii="Courier New" w:hAnsi="Courier New" w:hint="default"/>
      </w:rPr>
    </w:lvl>
    <w:lvl w:ilvl="5" w:tplc="33387666">
      <w:start w:val="1"/>
      <w:numFmt w:val="bullet"/>
      <w:lvlText w:val=""/>
      <w:lvlJc w:val="left"/>
      <w:pPr>
        <w:ind w:left="4320" w:hanging="360"/>
      </w:pPr>
      <w:rPr>
        <w:rFonts w:ascii="Wingdings" w:hAnsi="Wingdings" w:hint="default"/>
      </w:rPr>
    </w:lvl>
    <w:lvl w:ilvl="6" w:tplc="A31254BA">
      <w:start w:val="1"/>
      <w:numFmt w:val="bullet"/>
      <w:lvlText w:val=""/>
      <w:lvlJc w:val="left"/>
      <w:pPr>
        <w:ind w:left="5040" w:hanging="360"/>
      </w:pPr>
      <w:rPr>
        <w:rFonts w:ascii="Symbol" w:hAnsi="Symbol" w:hint="default"/>
      </w:rPr>
    </w:lvl>
    <w:lvl w:ilvl="7" w:tplc="D22C6AD4">
      <w:start w:val="1"/>
      <w:numFmt w:val="bullet"/>
      <w:lvlText w:val="o"/>
      <w:lvlJc w:val="left"/>
      <w:pPr>
        <w:ind w:left="5760" w:hanging="360"/>
      </w:pPr>
      <w:rPr>
        <w:rFonts w:ascii="Courier New" w:hAnsi="Courier New" w:hint="default"/>
      </w:rPr>
    </w:lvl>
    <w:lvl w:ilvl="8" w:tplc="E4EE4540">
      <w:start w:val="1"/>
      <w:numFmt w:val="bullet"/>
      <w:lvlText w:val=""/>
      <w:lvlJc w:val="left"/>
      <w:pPr>
        <w:ind w:left="6480" w:hanging="360"/>
      </w:pPr>
      <w:rPr>
        <w:rFonts w:ascii="Wingdings" w:hAnsi="Wingdings" w:hint="default"/>
      </w:rPr>
    </w:lvl>
  </w:abstractNum>
  <w:abstractNum w:abstractNumId="20" w15:restartNumberingAfterBreak="0">
    <w:nsid w:val="79C9D50D"/>
    <w:multiLevelType w:val="hybridMultilevel"/>
    <w:tmpl w:val="41026A32"/>
    <w:lvl w:ilvl="0" w:tplc="6E38E530">
      <w:start w:val="1"/>
      <w:numFmt w:val="bullet"/>
      <w:lvlText w:val=""/>
      <w:lvlJc w:val="left"/>
      <w:pPr>
        <w:ind w:left="720" w:hanging="360"/>
      </w:pPr>
      <w:rPr>
        <w:rFonts w:ascii="Symbol" w:hAnsi="Symbol" w:hint="default"/>
      </w:rPr>
    </w:lvl>
    <w:lvl w:ilvl="1" w:tplc="F8A8077A">
      <w:start w:val="1"/>
      <w:numFmt w:val="bullet"/>
      <w:lvlText w:val="o"/>
      <w:lvlJc w:val="left"/>
      <w:pPr>
        <w:ind w:left="1440" w:hanging="360"/>
      </w:pPr>
      <w:rPr>
        <w:rFonts w:ascii="Courier New" w:hAnsi="Courier New" w:hint="default"/>
      </w:rPr>
    </w:lvl>
    <w:lvl w:ilvl="2" w:tplc="28E68BF8">
      <w:start w:val="1"/>
      <w:numFmt w:val="bullet"/>
      <w:lvlText w:val=""/>
      <w:lvlJc w:val="left"/>
      <w:pPr>
        <w:ind w:left="2160" w:hanging="360"/>
      </w:pPr>
      <w:rPr>
        <w:rFonts w:ascii="Wingdings" w:hAnsi="Wingdings" w:hint="default"/>
      </w:rPr>
    </w:lvl>
    <w:lvl w:ilvl="3" w:tplc="36584F56">
      <w:start w:val="1"/>
      <w:numFmt w:val="bullet"/>
      <w:lvlText w:val=""/>
      <w:lvlJc w:val="left"/>
      <w:pPr>
        <w:ind w:left="2880" w:hanging="360"/>
      </w:pPr>
      <w:rPr>
        <w:rFonts w:ascii="Symbol" w:hAnsi="Symbol" w:hint="default"/>
      </w:rPr>
    </w:lvl>
    <w:lvl w:ilvl="4" w:tplc="016E1344">
      <w:start w:val="1"/>
      <w:numFmt w:val="bullet"/>
      <w:lvlText w:val="o"/>
      <w:lvlJc w:val="left"/>
      <w:pPr>
        <w:ind w:left="3600" w:hanging="360"/>
      </w:pPr>
      <w:rPr>
        <w:rFonts w:ascii="Courier New" w:hAnsi="Courier New" w:hint="default"/>
      </w:rPr>
    </w:lvl>
    <w:lvl w:ilvl="5" w:tplc="6AF6E1E8">
      <w:start w:val="1"/>
      <w:numFmt w:val="bullet"/>
      <w:lvlText w:val=""/>
      <w:lvlJc w:val="left"/>
      <w:pPr>
        <w:ind w:left="4320" w:hanging="360"/>
      </w:pPr>
      <w:rPr>
        <w:rFonts w:ascii="Wingdings" w:hAnsi="Wingdings" w:hint="default"/>
      </w:rPr>
    </w:lvl>
    <w:lvl w:ilvl="6" w:tplc="19182DCA">
      <w:start w:val="1"/>
      <w:numFmt w:val="bullet"/>
      <w:lvlText w:val=""/>
      <w:lvlJc w:val="left"/>
      <w:pPr>
        <w:ind w:left="5040" w:hanging="360"/>
      </w:pPr>
      <w:rPr>
        <w:rFonts w:ascii="Symbol" w:hAnsi="Symbol" w:hint="default"/>
      </w:rPr>
    </w:lvl>
    <w:lvl w:ilvl="7" w:tplc="1B807054">
      <w:start w:val="1"/>
      <w:numFmt w:val="bullet"/>
      <w:lvlText w:val="o"/>
      <w:lvlJc w:val="left"/>
      <w:pPr>
        <w:ind w:left="5760" w:hanging="360"/>
      </w:pPr>
      <w:rPr>
        <w:rFonts w:ascii="Courier New" w:hAnsi="Courier New" w:hint="default"/>
      </w:rPr>
    </w:lvl>
    <w:lvl w:ilvl="8" w:tplc="CF08DD00">
      <w:start w:val="1"/>
      <w:numFmt w:val="bullet"/>
      <w:lvlText w:val=""/>
      <w:lvlJc w:val="left"/>
      <w:pPr>
        <w:ind w:left="6480" w:hanging="360"/>
      </w:pPr>
      <w:rPr>
        <w:rFonts w:ascii="Wingdings" w:hAnsi="Wingdings" w:hint="default"/>
      </w:rPr>
    </w:lvl>
  </w:abstractNum>
  <w:abstractNum w:abstractNumId="21" w15:restartNumberingAfterBreak="0">
    <w:nsid w:val="7BE854B3"/>
    <w:multiLevelType w:val="hybridMultilevel"/>
    <w:tmpl w:val="FFFFFFFF"/>
    <w:lvl w:ilvl="0" w:tplc="2866223E">
      <w:start w:val="1"/>
      <w:numFmt w:val="bullet"/>
      <w:lvlText w:val=""/>
      <w:lvlJc w:val="left"/>
      <w:pPr>
        <w:ind w:left="720" w:hanging="360"/>
      </w:pPr>
      <w:rPr>
        <w:rFonts w:ascii="Symbol" w:hAnsi="Symbol" w:hint="default"/>
      </w:rPr>
    </w:lvl>
    <w:lvl w:ilvl="1" w:tplc="F244C81C">
      <w:start w:val="1"/>
      <w:numFmt w:val="bullet"/>
      <w:lvlText w:val="o"/>
      <w:lvlJc w:val="left"/>
      <w:pPr>
        <w:ind w:left="1440" w:hanging="360"/>
      </w:pPr>
      <w:rPr>
        <w:rFonts w:ascii="Courier New" w:hAnsi="Courier New" w:hint="default"/>
      </w:rPr>
    </w:lvl>
    <w:lvl w:ilvl="2" w:tplc="6BBA4B76">
      <w:start w:val="1"/>
      <w:numFmt w:val="bullet"/>
      <w:lvlText w:val=""/>
      <w:lvlJc w:val="left"/>
      <w:pPr>
        <w:ind w:left="2160" w:hanging="360"/>
      </w:pPr>
      <w:rPr>
        <w:rFonts w:ascii="Wingdings" w:hAnsi="Wingdings" w:hint="default"/>
      </w:rPr>
    </w:lvl>
    <w:lvl w:ilvl="3" w:tplc="69B8547E">
      <w:start w:val="1"/>
      <w:numFmt w:val="bullet"/>
      <w:lvlText w:val=""/>
      <w:lvlJc w:val="left"/>
      <w:pPr>
        <w:ind w:left="2880" w:hanging="360"/>
      </w:pPr>
      <w:rPr>
        <w:rFonts w:ascii="Symbol" w:hAnsi="Symbol" w:hint="default"/>
      </w:rPr>
    </w:lvl>
    <w:lvl w:ilvl="4" w:tplc="F1C6D9BC">
      <w:start w:val="1"/>
      <w:numFmt w:val="bullet"/>
      <w:lvlText w:val="o"/>
      <w:lvlJc w:val="left"/>
      <w:pPr>
        <w:ind w:left="3600" w:hanging="360"/>
      </w:pPr>
      <w:rPr>
        <w:rFonts w:ascii="Courier New" w:hAnsi="Courier New" w:hint="default"/>
      </w:rPr>
    </w:lvl>
    <w:lvl w:ilvl="5" w:tplc="8F286A58">
      <w:start w:val="1"/>
      <w:numFmt w:val="bullet"/>
      <w:lvlText w:val=""/>
      <w:lvlJc w:val="left"/>
      <w:pPr>
        <w:ind w:left="4320" w:hanging="360"/>
      </w:pPr>
      <w:rPr>
        <w:rFonts w:ascii="Wingdings" w:hAnsi="Wingdings" w:hint="default"/>
      </w:rPr>
    </w:lvl>
    <w:lvl w:ilvl="6" w:tplc="3552155C">
      <w:start w:val="1"/>
      <w:numFmt w:val="bullet"/>
      <w:lvlText w:val=""/>
      <w:lvlJc w:val="left"/>
      <w:pPr>
        <w:ind w:left="5040" w:hanging="360"/>
      </w:pPr>
      <w:rPr>
        <w:rFonts w:ascii="Symbol" w:hAnsi="Symbol" w:hint="default"/>
      </w:rPr>
    </w:lvl>
    <w:lvl w:ilvl="7" w:tplc="AF8E6242">
      <w:start w:val="1"/>
      <w:numFmt w:val="bullet"/>
      <w:lvlText w:val="o"/>
      <w:lvlJc w:val="left"/>
      <w:pPr>
        <w:ind w:left="5760" w:hanging="360"/>
      </w:pPr>
      <w:rPr>
        <w:rFonts w:ascii="Courier New" w:hAnsi="Courier New" w:hint="default"/>
      </w:rPr>
    </w:lvl>
    <w:lvl w:ilvl="8" w:tplc="F45AA756">
      <w:start w:val="1"/>
      <w:numFmt w:val="bullet"/>
      <w:lvlText w:val=""/>
      <w:lvlJc w:val="left"/>
      <w:pPr>
        <w:ind w:left="6480" w:hanging="360"/>
      </w:pPr>
      <w:rPr>
        <w:rFonts w:ascii="Wingdings" w:hAnsi="Wingdings" w:hint="default"/>
      </w:rPr>
    </w:lvl>
  </w:abstractNum>
  <w:num w:numId="1" w16cid:durableId="884876965">
    <w:abstractNumId w:val="6"/>
  </w:num>
  <w:num w:numId="2" w16cid:durableId="463618044">
    <w:abstractNumId w:val="9"/>
  </w:num>
  <w:num w:numId="3" w16cid:durableId="493961369">
    <w:abstractNumId w:val="19"/>
  </w:num>
  <w:num w:numId="4" w16cid:durableId="813791244">
    <w:abstractNumId w:val="1"/>
  </w:num>
  <w:num w:numId="5" w16cid:durableId="1732147069">
    <w:abstractNumId w:val="3"/>
  </w:num>
  <w:num w:numId="6" w16cid:durableId="904535304">
    <w:abstractNumId w:val="5"/>
  </w:num>
  <w:num w:numId="7" w16cid:durableId="945648569">
    <w:abstractNumId w:val="10"/>
  </w:num>
  <w:num w:numId="8" w16cid:durableId="1420102271">
    <w:abstractNumId w:val="20"/>
  </w:num>
  <w:num w:numId="9" w16cid:durableId="1595091162">
    <w:abstractNumId w:val="18"/>
  </w:num>
  <w:num w:numId="10" w16cid:durableId="1236477169">
    <w:abstractNumId w:val="16"/>
  </w:num>
  <w:num w:numId="11" w16cid:durableId="1135878477">
    <w:abstractNumId w:val="11"/>
  </w:num>
  <w:num w:numId="12" w16cid:durableId="799804804">
    <w:abstractNumId w:val="8"/>
  </w:num>
  <w:num w:numId="13" w16cid:durableId="1481120329">
    <w:abstractNumId w:val="7"/>
  </w:num>
  <w:num w:numId="14" w16cid:durableId="1830058212">
    <w:abstractNumId w:val="14"/>
  </w:num>
  <w:num w:numId="15" w16cid:durableId="1371764045">
    <w:abstractNumId w:val="0"/>
  </w:num>
  <w:num w:numId="16" w16cid:durableId="799687235">
    <w:abstractNumId w:val="17"/>
  </w:num>
  <w:num w:numId="17" w16cid:durableId="1296063318">
    <w:abstractNumId w:val="2"/>
  </w:num>
  <w:num w:numId="18" w16cid:durableId="614866845">
    <w:abstractNumId w:val="21"/>
  </w:num>
  <w:num w:numId="19" w16cid:durableId="2129229397">
    <w:abstractNumId w:val="4"/>
  </w:num>
  <w:num w:numId="20" w16cid:durableId="1329601831">
    <w:abstractNumId w:val="12"/>
  </w:num>
  <w:num w:numId="21" w16cid:durableId="790435189">
    <w:abstractNumId w:val="15"/>
  </w:num>
  <w:num w:numId="22" w16cid:durableId="5754824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31D"/>
    <w:rsid w:val="00003361"/>
    <w:rsid w:val="00005885"/>
    <w:rsid w:val="00006CB8"/>
    <w:rsid w:val="00007A06"/>
    <w:rsid w:val="000125A2"/>
    <w:rsid w:val="00013013"/>
    <w:rsid w:val="0001580F"/>
    <w:rsid w:val="00016296"/>
    <w:rsid w:val="000246B7"/>
    <w:rsid w:val="00026081"/>
    <w:rsid w:val="00026175"/>
    <w:rsid w:val="00026BF4"/>
    <w:rsid w:val="00030C26"/>
    <w:rsid w:val="00034088"/>
    <w:rsid w:val="000366F0"/>
    <w:rsid w:val="00036928"/>
    <w:rsid w:val="00036B29"/>
    <w:rsid w:val="00041473"/>
    <w:rsid w:val="000423A9"/>
    <w:rsid w:val="0004291E"/>
    <w:rsid w:val="00043B30"/>
    <w:rsid w:val="0004537C"/>
    <w:rsid w:val="0004623E"/>
    <w:rsid w:val="00050152"/>
    <w:rsid w:val="00051F4A"/>
    <w:rsid w:val="0005237A"/>
    <w:rsid w:val="000523F8"/>
    <w:rsid w:val="000556F7"/>
    <w:rsid w:val="000573CA"/>
    <w:rsid w:val="000618A0"/>
    <w:rsid w:val="0006399D"/>
    <w:rsid w:val="00064113"/>
    <w:rsid w:val="00064C83"/>
    <w:rsid w:val="0006540B"/>
    <w:rsid w:val="00071DE3"/>
    <w:rsid w:val="000770DF"/>
    <w:rsid w:val="00081845"/>
    <w:rsid w:val="000840B7"/>
    <w:rsid w:val="00085510"/>
    <w:rsid w:val="00090887"/>
    <w:rsid w:val="0009475A"/>
    <w:rsid w:val="00094F45"/>
    <w:rsid w:val="000A1D54"/>
    <w:rsid w:val="000A1E88"/>
    <w:rsid w:val="000A30A0"/>
    <w:rsid w:val="000A5C08"/>
    <w:rsid w:val="000A7B6D"/>
    <w:rsid w:val="000B2077"/>
    <w:rsid w:val="000B43A6"/>
    <w:rsid w:val="000B697E"/>
    <w:rsid w:val="000B6A63"/>
    <w:rsid w:val="000B7BBF"/>
    <w:rsid w:val="000C563A"/>
    <w:rsid w:val="000D06A1"/>
    <w:rsid w:val="000D2E65"/>
    <w:rsid w:val="000D58BD"/>
    <w:rsid w:val="000E061E"/>
    <w:rsid w:val="000E6BEF"/>
    <w:rsid w:val="000E7C75"/>
    <w:rsid w:val="000F2421"/>
    <w:rsid w:val="000F42F4"/>
    <w:rsid w:val="000F77A2"/>
    <w:rsid w:val="001000C2"/>
    <w:rsid w:val="00100563"/>
    <w:rsid w:val="001010DF"/>
    <w:rsid w:val="00101379"/>
    <w:rsid w:val="0010146D"/>
    <w:rsid w:val="00105598"/>
    <w:rsid w:val="0010648F"/>
    <w:rsid w:val="00106DC0"/>
    <w:rsid w:val="00107B91"/>
    <w:rsid w:val="00111A93"/>
    <w:rsid w:val="0011702B"/>
    <w:rsid w:val="00121A8F"/>
    <w:rsid w:val="0012219C"/>
    <w:rsid w:val="0012266B"/>
    <w:rsid w:val="0012333A"/>
    <w:rsid w:val="00123D12"/>
    <w:rsid w:val="00126E82"/>
    <w:rsid w:val="0013168E"/>
    <w:rsid w:val="00132B41"/>
    <w:rsid w:val="00133000"/>
    <w:rsid w:val="001347D8"/>
    <w:rsid w:val="00135E96"/>
    <w:rsid w:val="00140919"/>
    <w:rsid w:val="001457D6"/>
    <w:rsid w:val="00150DCB"/>
    <w:rsid w:val="00151875"/>
    <w:rsid w:val="00153728"/>
    <w:rsid w:val="001549DD"/>
    <w:rsid w:val="001602C0"/>
    <w:rsid w:val="00160FD8"/>
    <w:rsid w:val="001618E0"/>
    <w:rsid w:val="0016288A"/>
    <w:rsid w:val="001632FA"/>
    <w:rsid w:val="00166735"/>
    <w:rsid w:val="00167448"/>
    <w:rsid w:val="00167E5A"/>
    <w:rsid w:val="00170C28"/>
    <w:rsid w:val="001719CE"/>
    <w:rsid w:val="00175E63"/>
    <w:rsid w:val="00177BA6"/>
    <w:rsid w:val="001806C1"/>
    <w:rsid w:val="001876D1"/>
    <w:rsid w:val="00190E60"/>
    <w:rsid w:val="001916E8"/>
    <w:rsid w:val="001924B1"/>
    <w:rsid w:val="001929D4"/>
    <w:rsid w:val="00192E43"/>
    <w:rsid w:val="00193C35"/>
    <w:rsid w:val="00195592"/>
    <w:rsid w:val="001A16BC"/>
    <w:rsid w:val="001A3962"/>
    <w:rsid w:val="001A5F7D"/>
    <w:rsid w:val="001B0EDA"/>
    <w:rsid w:val="001B2AD7"/>
    <w:rsid w:val="001B341C"/>
    <w:rsid w:val="001C0C39"/>
    <w:rsid w:val="001C1E48"/>
    <w:rsid w:val="001C3D5D"/>
    <w:rsid w:val="001C5C60"/>
    <w:rsid w:val="001D083E"/>
    <w:rsid w:val="001D2EB7"/>
    <w:rsid w:val="001D61D4"/>
    <w:rsid w:val="001D698D"/>
    <w:rsid w:val="001E119D"/>
    <w:rsid w:val="001E4A9F"/>
    <w:rsid w:val="001F0DAF"/>
    <w:rsid w:val="001F161B"/>
    <w:rsid w:val="001F7705"/>
    <w:rsid w:val="001F7BB1"/>
    <w:rsid w:val="001F7FAA"/>
    <w:rsid w:val="0020370B"/>
    <w:rsid w:val="00207486"/>
    <w:rsid w:val="00207D10"/>
    <w:rsid w:val="00211A67"/>
    <w:rsid w:val="00216A80"/>
    <w:rsid w:val="0022008C"/>
    <w:rsid w:val="0022102F"/>
    <w:rsid w:val="002219EF"/>
    <w:rsid w:val="0022211A"/>
    <w:rsid w:val="00223B69"/>
    <w:rsid w:val="00223CF7"/>
    <w:rsid w:val="00224861"/>
    <w:rsid w:val="00225ED7"/>
    <w:rsid w:val="00234D9A"/>
    <w:rsid w:val="00235D13"/>
    <w:rsid w:val="00236CDB"/>
    <w:rsid w:val="002412C8"/>
    <w:rsid w:val="00241AC1"/>
    <w:rsid w:val="00246FDF"/>
    <w:rsid w:val="002509E2"/>
    <w:rsid w:val="00251B3F"/>
    <w:rsid w:val="00252A33"/>
    <w:rsid w:val="002531AD"/>
    <w:rsid w:val="0026001D"/>
    <w:rsid w:val="00263673"/>
    <w:rsid w:val="00263C44"/>
    <w:rsid w:val="002642CF"/>
    <w:rsid w:val="00265587"/>
    <w:rsid w:val="002658EC"/>
    <w:rsid w:val="00265C44"/>
    <w:rsid w:val="00267AC3"/>
    <w:rsid w:val="00267BD0"/>
    <w:rsid w:val="00281EC4"/>
    <w:rsid w:val="00282230"/>
    <w:rsid w:val="002829E2"/>
    <w:rsid w:val="0028325E"/>
    <w:rsid w:val="00285709"/>
    <w:rsid w:val="00285B59"/>
    <w:rsid w:val="00292DF4"/>
    <w:rsid w:val="00293915"/>
    <w:rsid w:val="00295A07"/>
    <w:rsid w:val="002965FA"/>
    <w:rsid w:val="00297AD0"/>
    <w:rsid w:val="002A0C9D"/>
    <w:rsid w:val="002A46B4"/>
    <w:rsid w:val="002C2512"/>
    <w:rsid w:val="002C35E7"/>
    <w:rsid w:val="002C364B"/>
    <w:rsid w:val="002C4550"/>
    <w:rsid w:val="002C6E22"/>
    <w:rsid w:val="002C6E8F"/>
    <w:rsid w:val="002D0696"/>
    <w:rsid w:val="002D1369"/>
    <w:rsid w:val="002D4CF9"/>
    <w:rsid w:val="002D6CCC"/>
    <w:rsid w:val="002E1754"/>
    <w:rsid w:val="002E1A23"/>
    <w:rsid w:val="002E5811"/>
    <w:rsid w:val="002F1259"/>
    <w:rsid w:val="002F6B26"/>
    <w:rsid w:val="00303014"/>
    <w:rsid w:val="003032B4"/>
    <w:rsid w:val="00306FAB"/>
    <w:rsid w:val="00307876"/>
    <w:rsid w:val="00307A6A"/>
    <w:rsid w:val="00314519"/>
    <w:rsid w:val="003147B5"/>
    <w:rsid w:val="00314C31"/>
    <w:rsid w:val="003156C5"/>
    <w:rsid w:val="00315F3E"/>
    <w:rsid w:val="00316BC1"/>
    <w:rsid w:val="0032173B"/>
    <w:rsid w:val="00323ABC"/>
    <w:rsid w:val="00326411"/>
    <w:rsid w:val="00331A75"/>
    <w:rsid w:val="00332183"/>
    <w:rsid w:val="0033496D"/>
    <w:rsid w:val="00335F19"/>
    <w:rsid w:val="00336367"/>
    <w:rsid w:val="003377F7"/>
    <w:rsid w:val="00337E04"/>
    <w:rsid w:val="00342609"/>
    <w:rsid w:val="00343B93"/>
    <w:rsid w:val="00343F08"/>
    <w:rsid w:val="00350489"/>
    <w:rsid w:val="00352486"/>
    <w:rsid w:val="00353415"/>
    <w:rsid w:val="00357501"/>
    <w:rsid w:val="0036047E"/>
    <w:rsid w:val="00362B3A"/>
    <w:rsid w:val="003653BF"/>
    <w:rsid w:val="0036578E"/>
    <w:rsid w:val="00365D9F"/>
    <w:rsid w:val="00366D35"/>
    <w:rsid w:val="0037290A"/>
    <w:rsid w:val="00372911"/>
    <w:rsid w:val="0037483D"/>
    <w:rsid w:val="00375AAA"/>
    <w:rsid w:val="003773D0"/>
    <w:rsid w:val="00382FA3"/>
    <w:rsid w:val="003838D7"/>
    <w:rsid w:val="00386CC2"/>
    <w:rsid w:val="00387398"/>
    <w:rsid w:val="00392234"/>
    <w:rsid w:val="003954E6"/>
    <w:rsid w:val="003A0207"/>
    <w:rsid w:val="003A07FD"/>
    <w:rsid w:val="003A1056"/>
    <w:rsid w:val="003A18FE"/>
    <w:rsid w:val="003A1C60"/>
    <w:rsid w:val="003A2BCD"/>
    <w:rsid w:val="003A4BAD"/>
    <w:rsid w:val="003A627B"/>
    <w:rsid w:val="003A63B6"/>
    <w:rsid w:val="003A6E91"/>
    <w:rsid w:val="003A75D6"/>
    <w:rsid w:val="003B0542"/>
    <w:rsid w:val="003B0DA2"/>
    <w:rsid w:val="003B0EFE"/>
    <w:rsid w:val="003B1372"/>
    <w:rsid w:val="003B2D54"/>
    <w:rsid w:val="003B2F0E"/>
    <w:rsid w:val="003B499B"/>
    <w:rsid w:val="003B538E"/>
    <w:rsid w:val="003C0564"/>
    <w:rsid w:val="003C0B29"/>
    <w:rsid w:val="003C13A1"/>
    <w:rsid w:val="003C3A90"/>
    <w:rsid w:val="003C3E30"/>
    <w:rsid w:val="003D2EFD"/>
    <w:rsid w:val="003D424A"/>
    <w:rsid w:val="003E0C03"/>
    <w:rsid w:val="003E2526"/>
    <w:rsid w:val="003E2F02"/>
    <w:rsid w:val="003E3101"/>
    <w:rsid w:val="003E3820"/>
    <w:rsid w:val="003E4520"/>
    <w:rsid w:val="003E5A4C"/>
    <w:rsid w:val="003F1330"/>
    <w:rsid w:val="003F786A"/>
    <w:rsid w:val="003F7F6D"/>
    <w:rsid w:val="00400344"/>
    <w:rsid w:val="00402AB8"/>
    <w:rsid w:val="00403BA0"/>
    <w:rsid w:val="00405ED8"/>
    <w:rsid w:val="00410026"/>
    <w:rsid w:val="0041048D"/>
    <w:rsid w:val="00410692"/>
    <w:rsid w:val="00414E22"/>
    <w:rsid w:val="00423631"/>
    <w:rsid w:val="00424D41"/>
    <w:rsid w:val="00425DB8"/>
    <w:rsid w:val="004274A1"/>
    <w:rsid w:val="00431E5A"/>
    <w:rsid w:val="004341DA"/>
    <w:rsid w:val="00436058"/>
    <w:rsid w:val="004363B3"/>
    <w:rsid w:val="0044680D"/>
    <w:rsid w:val="00450246"/>
    <w:rsid w:val="0045133A"/>
    <w:rsid w:val="00453237"/>
    <w:rsid w:val="00453598"/>
    <w:rsid w:val="00457A10"/>
    <w:rsid w:val="0046225A"/>
    <w:rsid w:val="00467860"/>
    <w:rsid w:val="00467FAF"/>
    <w:rsid w:val="0047035E"/>
    <w:rsid w:val="00471ABE"/>
    <w:rsid w:val="00471C09"/>
    <w:rsid w:val="004737B2"/>
    <w:rsid w:val="0047554F"/>
    <w:rsid w:val="00476D30"/>
    <w:rsid w:val="004806A4"/>
    <w:rsid w:val="00484432"/>
    <w:rsid w:val="00486FC3"/>
    <w:rsid w:val="0049121E"/>
    <w:rsid w:val="00491293"/>
    <w:rsid w:val="00491FF5"/>
    <w:rsid w:val="004934A8"/>
    <w:rsid w:val="00496421"/>
    <w:rsid w:val="004974ED"/>
    <w:rsid w:val="004A1DA6"/>
    <w:rsid w:val="004A28EE"/>
    <w:rsid w:val="004A2CBD"/>
    <w:rsid w:val="004B431B"/>
    <w:rsid w:val="004B5FB6"/>
    <w:rsid w:val="004B7D5F"/>
    <w:rsid w:val="004C231D"/>
    <w:rsid w:val="004C36B3"/>
    <w:rsid w:val="004C5221"/>
    <w:rsid w:val="004D4365"/>
    <w:rsid w:val="004D4FD5"/>
    <w:rsid w:val="004D695A"/>
    <w:rsid w:val="004E1E9B"/>
    <w:rsid w:val="004E238E"/>
    <w:rsid w:val="004E267B"/>
    <w:rsid w:val="004E2B0A"/>
    <w:rsid w:val="004E61E9"/>
    <w:rsid w:val="004E652A"/>
    <w:rsid w:val="004F33D7"/>
    <w:rsid w:val="004F386D"/>
    <w:rsid w:val="004F4219"/>
    <w:rsid w:val="004F4EEC"/>
    <w:rsid w:val="005001A7"/>
    <w:rsid w:val="0050067F"/>
    <w:rsid w:val="00500C5D"/>
    <w:rsid w:val="0050417E"/>
    <w:rsid w:val="0050545D"/>
    <w:rsid w:val="00506AEC"/>
    <w:rsid w:val="00510A58"/>
    <w:rsid w:val="00511101"/>
    <w:rsid w:val="005118DD"/>
    <w:rsid w:val="00512E70"/>
    <w:rsid w:val="00512FC5"/>
    <w:rsid w:val="00513DEE"/>
    <w:rsid w:val="00516DAB"/>
    <w:rsid w:val="00523723"/>
    <w:rsid w:val="00536C67"/>
    <w:rsid w:val="0053711F"/>
    <w:rsid w:val="005378C5"/>
    <w:rsid w:val="00537D57"/>
    <w:rsid w:val="005417FD"/>
    <w:rsid w:val="00542E46"/>
    <w:rsid w:val="00550724"/>
    <w:rsid w:val="00552AB2"/>
    <w:rsid w:val="00555AF8"/>
    <w:rsid w:val="005570D9"/>
    <w:rsid w:val="00567B31"/>
    <w:rsid w:val="00570DA7"/>
    <w:rsid w:val="005727AB"/>
    <w:rsid w:val="00573B97"/>
    <w:rsid w:val="00573FEE"/>
    <w:rsid w:val="00573FEF"/>
    <w:rsid w:val="005764FB"/>
    <w:rsid w:val="005771EE"/>
    <w:rsid w:val="005776C0"/>
    <w:rsid w:val="00577A5C"/>
    <w:rsid w:val="005867D3"/>
    <w:rsid w:val="0059156A"/>
    <w:rsid w:val="00593644"/>
    <w:rsid w:val="0059658A"/>
    <w:rsid w:val="005A0D8C"/>
    <w:rsid w:val="005A2DA7"/>
    <w:rsid w:val="005A4019"/>
    <w:rsid w:val="005A5964"/>
    <w:rsid w:val="005A68BB"/>
    <w:rsid w:val="005A6D21"/>
    <w:rsid w:val="005A7F96"/>
    <w:rsid w:val="005B18E5"/>
    <w:rsid w:val="005B20A8"/>
    <w:rsid w:val="005B44ED"/>
    <w:rsid w:val="005B6427"/>
    <w:rsid w:val="005B64FD"/>
    <w:rsid w:val="005C7779"/>
    <w:rsid w:val="005E1EBC"/>
    <w:rsid w:val="005E6569"/>
    <w:rsid w:val="005F1EF3"/>
    <w:rsid w:val="005F2C4F"/>
    <w:rsid w:val="005F2D63"/>
    <w:rsid w:val="005F39FE"/>
    <w:rsid w:val="005F474F"/>
    <w:rsid w:val="005F5536"/>
    <w:rsid w:val="005F6C8B"/>
    <w:rsid w:val="00600C03"/>
    <w:rsid w:val="00600DC2"/>
    <w:rsid w:val="00602499"/>
    <w:rsid w:val="00603C9F"/>
    <w:rsid w:val="00605EB9"/>
    <w:rsid w:val="006079D9"/>
    <w:rsid w:val="0061035D"/>
    <w:rsid w:val="00613859"/>
    <w:rsid w:val="00617159"/>
    <w:rsid w:val="00617DAE"/>
    <w:rsid w:val="00621441"/>
    <w:rsid w:val="006216FB"/>
    <w:rsid w:val="00626C17"/>
    <w:rsid w:val="00627C03"/>
    <w:rsid w:val="00631333"/>
    <w:rsid w:val="006326D9"/>
    <w:rsid w:val="006352F1"/>
    <w:rsid w:val="006413CD"/>
    <w:rsid w:val="006419B1"/>
    <w:rsid w:val="00641B15"/>
    <w:rsid w:val="006431FE"/>
    <w:rsid w:val="00646B6E"/>
    <w:rsid w:val="00647BC0"/>
    <w:rsid w:val="00650970"/>
    <w:rsid w:val="00652372"/>
    <w:rsid w:val="00652B78"/>
    <w:rsid w:val="00661302"/>
    <w:rsid w:val="00661BDA"/>
    <w:rsid w:val="0066634D"/>
    <w:rsid w:val="0066715E"/>
    <w:rsid w:val="0067094C"/>
    <w:rsid w:val="00670C6B"/>
    <w:rsid w:val="00672A72"/>
    <w:rsid w:val="00673629"/>
    <w:rsid w:val="00674398"/>
    <w:rsid w:val="00674A55"/>
    <w:rsid w:val="006768F7"/>
    <w:rsid w:val="006834CC"/>
    <w:rsid w:val="00683E70"/>
    <w:rsid w:val="00684E2A"/>
    <w:rsid w:val="00686C2A"/>
    <w:rsid w:val="00686D95"/>
    <w:rsid w:val="00687D53"/>
    <w:rsid w:val="006914B1"/>
    <w:rsid w:val="00691705"/>
    <w:rsid w:val="006929A4"/>
    <w:rsid w:val="00692B99"/>
    <w:rsid w:val="00694EED"/>
    <w:rsid w:val="00695E12"/>
    <w:rsid w:val="006A4794"/>
    <w:rsid w:val="006A5224"/>
    <w:rsid w:val="006A596B"/>
    <w:rsid w:val="006A5DAA"/>
    <w:rsid w:val="006B2715"/>
    <w:rsid w:val="006B417A"/>
    <w:rsid w:val="006C042A"/>
    <w:rsid w:val="006C23DB"/>
    <w:rsid w:val="006C282C"/>
    <w:rsid w:val="006C4015"/>
    <w:rsid w:val="006C4087"/>
    <w:rsid w:val="006C45E0"/>
    <w:rsid w:val="006C5AAE"/>
    <w:rsid w:val="006C7818"/>
    <w:rsid w:val="006D0419"/>
    <w:rsid w:val="006D1936"/>
    <w:rsid w:val="006D580F"/>
    <w:rsid w:val="006D7191"/>
    <w:rsid w:val="006E1AFE"/>
    <w:rsid w:val="006E20F1"/>
    <w:rsid w:val="006E4E5B"/>
    <w:rsid w:val="006E6E0D"/>
    <w:rsid w:val="006E7A38"/>
    <w:rsid w:val="006F0488"/>
    <w:rsid w:val="006F08E4"/>
    <w:rsid w:val="006F1FD2"/>
    <w:rsid w:val="006F4CE5"/>
    <w:rsid w:val="006F514C"/>
    <w:rsid w:val="006F52D3"/>
    <w:rsid w:val="006F6C8F"/>
    <w:rsid w:val="006F6E36"/>
    <w:rsid w:val="006F6F3E"/>
    <w:rsid w:val="00700C09"/>
    <w:rsid w:val="0070118B"/>
    <w:rsid w:val="0070551F"/>
    <w:rsid w:val="00710193"/>
    <w:rsid w:val="007155DB"/>
    <w:rsid w:val="00716280"/>
    <w:rsid w:val="0072136F"/>
    <w:rsid w:val="007222B5"/>
    <w:rsid w:val="00724797"/>
    <w:rsid w:val="00725280"/>
    <w:rsid w:val="0072666C"/>
    <w:rsid w:val="00732FE6"/>
    <w:rsid w:val="007335DF"/>
    <w:rsid w:val="007351E9"/>
    <w:rsid w:val="00737754"/>
    <w:rsid w:val="00737811"/>
    <w:rsid w:val="00737C95"/>
    <w:rsid w:val="00747C39"/>
    <w:rsid w:val="00751580"/>
    <w:rsid w:val="00752D27"/>
    <w:rsid w:val="007535C9"/>
    <w:rsid w:val="00755DDA"/>
    <w:rsid w:val="007572EE"/>
    <w:rsid w:val="00761192"/>
    <w:rsid w:val="007665DA"/>
    <w:rsid w:val="0076707D"/>
    <w:rsid w:val="007725BE"/>
    <w:rsid w:val="00774D47"/>
    <w:rsid w:val="00780901"/>
    <w:rsid w:val="00783449"/>
    <w:rsid w:val="00784288"/>
    <w:rsid w:val="007868F6"/>
    <w:rsid w:val="007948B1"/>
    <w:rsid w:val="007950AB"/>
    <w:rsid w:val="007A29A3"/>
    <w:rsid w:val="007A2C7C"/>
    <w:rsid w:val="007A4398"/>
    <w:rsid w:val="007A5F1F"/>
    <w:rsid w:val="007A63AA"/>
    <w:rsid w:val="007A63DC"/>
    <w:rsid w:val="007B223C"/>
    <w:rsid w:val="007B5B0D"/>
    <w:rsid w:val="007C1289"/>
    <w:rsid w:val="007C173C"/>
    <w:rsid w:val="007D0326"/>
    <w:rsid w:val="007D047E"/>
    <w:rsid w:val="007D13DF"/>
    <w:rsid w:val="007D159E"/>
    <w:rsid w:val="007D791A"/>
    <w:rsid w:val="007E032E"/>
    <w:rsid w:val="007E0578"/>
    <w:rsid w:val="007E2795"/>
    <w:rsid w:val="007E7429"/>
    <w:rsid w:val="007F10D2"/>
    <w:rsid w:val="007F12F1"/>
    <w:rsid w:val="007F1EDE"/>
    <w:rsid w:val="007F3A94"/>
    <w:rsid w:val="007F4BD9"/>
    <w:rsid w:val="007F57E5"/>
    <w:rsid w:val="00800A47"/>
    <w:rsid w:val="00805C6B"/>
    <w:rsid w:val="0081087D"/>
    <w:rsid w:val="008110A6"/>
    <w:rsid w:val="008128A8"/>
    <w:rsid w:val="00813C78"/>
    <w:rsid w:val="008161FE"/>
    <w:rsid w:val="00816A4B"/>
    <w:rsid w:val="00816C06"/>
    <w:rsid w:val="00820C0E"/>
    <w:rsid w:val="00823DFC"/>
    <w:rsid w:val="00824219"/>
    <w:rsid w:val="00824B4C"/>
    <w:rsid w:val="00825F66"/>
    <w:rsid w:val="008261DB"/>
    <w:rsid w:val="00826801"/>
    <w:rsid w:val="00833A94"/>
    <w:rsid w:val="00835CC3"/>
    <w:rsid w:val="00835E20"/>
    <w:rsid w:val="00836F39"/>
    <w:rsid w:val="00836F85"/>
    <w:rsid w:val="00841704"/>
    <w:rsid w:val="00841CEB"/>
    <w:rsid w:val="008424B2"/>
    <w:rsid w:val="00846514"/>
    <w:rsid w:val="00847447"/>
    <w:rsid w:val="008578F8"/>
    <w:rsid w:val="008620B7"/>
    <w:rsid w:val="008669C8"/>
    <w:rsid w:val="008675E5"/>
    <w:rsid w:val="00871271"/>
    <w:rsid w:val="00872767"/>
    <w:rsid w:val="008740BC"/>
    <w:rsid w:val="008764B6"/>
    <w:rsid w:val="00876CF9"/>
    <w:rsid w:val="00877AD3"/>
    <w:rsid w:val="00881C8D"/>
    <w:rsid w:val="0088343E"/>
    <w:rsid w:val="00883CEA"/>
    <w:rsid w:val="00885FA2"/>
    <w:rsid w:val="00886B42"/>
    <w:rsid w:val="00890720"/>
    <w:rsid w:val="00890C1D"/>
    <w:rsid w:val="00891983"/>
    <w:rsid w:val="00891C8E"/>
    <w:rsid w:val="00893522"/>
    <w:rsid w:val="0089694A"/>
    <w:rsid w:val="00896A59"/>
    <w:rsid w:val="008A27D8"/>
    <w:rsid w:val="008A314E"/>
    <w:rsid w:val="008A6937"/>
    <w:rsid w:val="008B019E"/>
    <w:rsid w:val="008B4111"/>
    <w:rsid w:val="008B41E0"/>
    <w:rsid w:val="008B5D8C"/>
    <w:rsid w:val="008B6F36"/>
    <w:rsid w:val="008B7043"/>
    <w:rsid w:val="008C0135"/>
    <w:rsid w:val="008C210C"/>
    <w:rsid w:val="008C47E7"/>
    <w:rsid w:val="008C610A"/>
    <w:rsid w:val="008D20F3"/>
    <w:rsid w:val="008D22C3"/>
    <w:rsid w:val="008D33BC"/>
    <w:rsid w:val="008D3571"/>
    <w:rsid w:val="008D493A"/>
    <w:rsid w:val="008D6217"/>
    <w:rsid w:val="008D6E9D"/>
    <w:rsid w:val="008E0130"/>
    <w:rsid w:val="008E2049"/>
    <w:rsid w:val="008E4979"/>
    <w:rsid w:val="008E71F0"/>
    <w:rsid w:val="008F183D"/>
    <w:rsid w:val="008F4B34"/>
    <w:rsid w:val="008F4CD2"/>
    <w:rsid w:val="008F608E"/>
    <w:rsid w:val="008F6A48"/>
    <w:rsid w:val="008F794B"/>
    <w:rsid w:val="009003A9"/>
    <w:rsid w:val="00900B9A"/>
    <w:rsid w:val="00903574"/>
    <w:rsid w:val="00904A0D"/>
    <w:rsid w:val="0090628B"/>
    <w:rsid w:val="00912132"/>
    <w:rsid w:val="00914B88"/>
    <w:rsid w:val="0091530C"/>
    <w:rsid w:val="00916B15"/>
    <w:rsid w:val="0091779A"/>
    <w:rsid w:val="00922E93"/>
    <w:rsid w:val="00931198"/>
    <w:rsid w:val="00932C03"/>
    <w:rsid w:val="009351E8"/>
    <w:rsid w:val="00937533"/>
    <w:rsid w:val="009379DA"/>
    <w:rsid w:val="0094443F"/>
    <w:rsid w:val="00946539"/>
    <w:rsid w:val="009504F8"/>
    <w:rsid w:val="009518AD"/>
    <w:rsid w:val="00954067"/>
    <w:rsid w:val="00955E1C"/>
    <w:rsid w:val="00957FD0"/>
    <w:rsid w:val="00967C71"/>
    <w:rsid w:val="009701AD"/>
    <w:rsid w:val="009739F4"/>
    <w:rsid w:val="009749B3"/>
    <w:rsid w:val="00975BD6"/>
    <w:rsid w:val="00981160"/>
    <w:rsid w:val="009813B8"/>
    <w:rsid w:val="00982167"/>
    <w:rsid w:val="00982E1A"/>
    <w:rsid w:val="00983120"/>
    <w:rsid w:val="009867AD"/>
    <w:rsid w:val="00990D5F"/>
    <w:rsid w:val="00991FEC"/>
    <w:rsid w:val="00992C7F"/>
    <w:rsid w:val="009959CD"/>
    <w:rsid w:val="009A05E8"/>
    <w:rsid w:val="009A0A67"/>
    <w:rsid w:val="009A1FD1"/>
    <w:rsid w:val="009A3368"/>
    <w:rsid w:val="009A492D"/>
    <w:rsid w:val="009A7570"/>
    <w:rsid w:val="009B006E"/>
    <w:rsid w:val="009B1E75"/>
    <w:rsid w:val="009B35F3"/>
    <w:rsid w:val="009B4FA1"/>
    <w:rsid w:val="009B5C0B"/>
    <w:rsid w:val="009C04C7"/>
    <w:rsid w:val="009C08AD"/>
    <w:rsid w:val="009C0A02"/>
    <w:rsid w:val="009C26E9"/>
    <w:rsid w:val="009C2AD1"/>
    <w:rsid w:val="009C320D"/>
    <w:rsid w:val="009C425C"/>
    <w:rsid w:val="009C5131"/>
    <w:rsid w:val="009C7189"/>
    <w:rsid w:val="009C77F1"/>
    <w:rsid w:val="009C79BF"/>
    <w:rsid w:val="009D2C51"/>
    <w:rsid w:val="009D3D6C"/>
    <w:rsid w:val="009D4A9C"/>
    <w:rsid w:val="009D6720"/>
    <w:rsid w:val="009D77FC"/>
    <w:rsid w:val="009D7C82"/>
    <w:rsid w:val="009E3699"/>
    <w:rsid w:val="009E766A"/>
    <w:rsid w:val="009F0094"/>
    <w:rsid w:val="009F07CF"/>
    <w:rsid w:val="009F188A"/>
    <w:rsid w:val="009F2A08"/>
    <w:rsid w:val="009F500D"/>
    <w:rsid w:val="009F6220"/>
    <w:rsid w:val="009F71D6"/>
    <w:rsid w:val="00A00EC9"/>
    <w:rsid w:val="00A00FD3"/>
    <w:rsid w:val="00A02201"/>
    <w:rsid w:val="00A03E5B"/>
    <w:rsid w:val="00A040A9"/>
    <w:rsid w:val="00A12D98"/>
    <w:rsid w:val="00A138CD"/>
    <w:rsid w:val="00A15DBD"/>
    <w:rsid w:val="00A17FFA"/>
    <w:rsid w:val="00A2091F"/>
    <w:rsid w:val="00A248F1"/>
    <w:rsid w:val="00A24D2A"/>
    <w:rsid w:val="00A24E80"/>
    <w:rsid w:val="00A25A48"/>
    <w:rsid w:val="00A30D25"/>
    <w:rsid w:val="00A31B42"/>
    <w:rsid w:val="00A34087"/>
    <w:rsid w:val="00A44754"/>
    <w:rsid w:val="00A45A0D"/>
    <w:rsid w:val="00A47134"/>
    <w:rsid w:val="00A47ED6"/>
    <w:rsid w:val="00A51832"/>
    <w:rsid w:val="00A51EE7"/>
    <w:rsid w:val="00A53BBB"/>
    <w:rsid w:val="00A55037"/>
    <w:rsid w:val="00A5579B"/>
    <w:rsid w:val="00A57470"/>
    <w:rsid w:val="00A622B1"/>
    <w:rsid w:val="00A64CEE"/>
    <w:rsid w:val="00A670A1"/>
    <w:rsid w:val="00A67A29"/>
    <w:rsid w:val="00A76DFE"/>
    <w:rsid w:val="00A82275"/>
    <w:rsid w:val="00A829D7"/>
    <w:rsid w:val="00A844A3"/>
    <w:rsid w:val="00A84C37"/>
    <w:rsid w:val="00A85DE1"/>
    <w:rsid w:val="00A87A80"/>
    <w:rsid w:val="00A9178D"/>
    <w:rsid w:val="00A933CC"/>
    <w:rsid w:val="00A95A9F"/>
    <w:rsid w:val="00A9650D"/>
    <w:rsid w:val="00AA0D55"/>
    <w:rsid w:val="00AA2AE3"/>
    <w:rsid w:val="00AA2C81"/>
    <w:rsid w:val="00AA2D77"/>
    <w:rsid w:val="00AA357B"/>
    <w:rsid w:val="00AB0ABE"/>
    <w:rsid w:val="00AC5FA4"/>
    <w:rsid w:val="00AD0165"/>
    <w:rsid w:val="00AD0C6A"/>
    <w:rsid w:val="00AD333E"/>
    <w:rsid w:val="00AD5AAC"/>
    <w:rsid w:val="00AE41EB"/>
    <w:rsid w:val="00AE4A19"/>
    <w:rsid w:val="00AF00DE"/>
    <w:rsid w:val="00AF0EE0"/>
    <w:rsid w:val="00AF3263"/>
    <w:rsid w:val="00AF5689"/>
    <w:rsid w:val="00B00BA2"/>
    <w:rsid w:val="00B02F64"/>
    <w:rsid w:val="00B03158"/>
    <w:rsid w:val="00B04FE2"/>
    <w:rsid w:val="00B05B9F"/>
    <w:rsid w:val="00B060F4"/>
    <w:rsid w:val="00B1027D"/>
    <w:rsid w:val="00B10F08"/>
    <w:rsid w:val="00B10FA8"/>
    <w:rsid w:val="00B14D4F"/>
    <w:rsid w:val="00B171A6"/>
    <w:rsid w:val="00B17ED4"/>
    <w:rsid w:val="00B21F04"/>
    <w:rsid w:val="00B220DB"/>
    <w:rsid w:val="00B24081"/>
    <w:rsid w:val="00B2493C"/>
    <w:rsid w:val="00B24F0A"/>
    <w:rsid w:val="00B2527E"/>
    <w:rsid w:val="00B269AE"/>
    <w:rsid w:val="00B31375"/>
    <w:rsid w:val="00B3351C"/>
    <w:rsid w:val="00B34AF2"/>
    <w:rsid w:val="00B46782"/>
    <w:rsid w:val="00B47A9F"/>
    <w:rsid w:val="00B51C03"/>
    <w:rsid w:val="00B52A78"/>
    <w:rsid w:val="00B5393C"/>
    <w:rsid w:val="00B543BA"/>
    <w:rsid w:val="00B5507F"/>
    <w:rsid w:val="00B56246"/>
    <w:rsid w:val="00B60596"/>
    <w:rsid w:val="00B61621"/>
    <w:rsid w:val="00B63A32"/>
    <w:rsid w:val="00B64EF4"/>
    <w:rsid w:val="00B72049"/>
    <w:rsid w:val="00B80272"/>
    <w:rsid w:val="00B82D56"/>
    <w:rsid w:val="00B839D3"/>
    <w:rsid w:val="00B83B50"/>
    <w:rsid w:val="00B85BDC"/>
    <w:rsid w:val="00B8748B"/>
    <w:rsid w:val="00B9534F"/>
    <w:rsid w:val="00BA0013"/>
    <w:rsid w:val="00BA18D1"/>
    <w:rsid w:val="00BA6D18"/>
    <w:rsid w:val="00BA7059"/>
    <w:rsid w:val="00BA70C5"/>
    <w:rsid w:val="00BA733B"/>
    <w:rsid w:val="00BB4458"/>
    <w:rsid w:val="00BC0E86"/>
    <w:rsid w:val="00BC0F34"/>
    <w:rsid w:val="00BC126F"/>
    <w:rsid w:val="00BC5096"/>
    <w:rsid w:val="00BC7C74"/>
    <w:rsid w:val="00BD12B0"/>
    <w:rsid w:val="00BD3927"/>
    <w:rsid w:val="00BD5CC7"/>
    <w:rsid w:val="00BD7264"/>
    <w:rsid w:val="00BE6741"/>
    <w:rsid w:val="00BE73AF"/>
    <w:rsid w:val="00BE7FF2"/>
    <w:rsid w:val="00BF0CD4"/>
    <w:rsid w:val="00BF0ECC"/>
    <w:rsid w:val="00BF1C8C"/>
    <w:rsid w:val="00BF1F22"/>
    <w:rsid w:val="00BF35F6"/>
    <w:rsid w:val="00C03B23"/>
    <w:rsid w:val="00C06988"/>
    <w:rsid w:val="00C07083"/>
    <w:rsid w:val="00C1200B"/>
    <w:rsid w:val="00C12B00"/>
    <w:rsid w:val="00C134D7"/>
    <w:rsid w:val="00C13701"/>
    <w:rsid w:val="00C1404B"/>
    <w:rsid w:val="00C33112"/>
    <w:rsid w:val="00C34AB1"/>
    <w:rsid w:val="00C4341A"/>
    <w:rsid w:val="00C4505C"/>
    <w:rsid w:val="00C47D09"/>
    <w:rsid w:val="00C50653"/>
    <w:rsid w:val="00C521DC"/>
    <w:rsid w:val="00C54F53"/>
    <w:rsid w:val="00C554E3"/>
    <w:rsid w:val="00C57586"/>
    <w:rsid w:val="00C57CAE"/>
    <w:rsid w:val="00C61AE4"/>
    <w:rsid w:val="00C62951"/>
    <w:rsid w:val="00C65C71"/>
    <w:rsid w:val="00C6672A"/>
    <w:rsid w:val="00C7550C"/>
    <w:rsid w:val="00C80836"/>
    <w:rsid w:val="00C83822"/>
    <w:rsid w:val="00C871B4"/>
    <w:rsid w:val="00C917B1"/>
    <w:rsid w:val="00C96A1D"/>
    <w:rsid w:val="00CA246A"/>
    <w:rsid w:val="00CA2591"/>
    <w:rsid w:val="00CA5169"/>
    <w:rsid w:val="00CA74EF"/>
    <w:rsid w:val="00CAD8E8"/>
    <w:rsid w:val="00CB265F"/>
    <w:rsid w:val="00CB2FC5"/>
    <w:rsid w:val="00CB4EF8"/>
    <w:rsid w:val="00CB6652"/>
    <w:rsid w:val="00CB6772"/>
    <w:rsid w:val="00CB737D"/>
    <w:rsid w:val="00CC0170"/>
    <w:rsid w:val="00CC1EA9"/>
    <w:rsid w:val="00CC224E"/>
    <w:rsid w:val="00CC5873"/>
    <w:rsid w:val="00CC7916"/>
    <w:rsid w:val="00CC7964"/>
    <w:rsid w:val="00CD2091"/>
    <w:rsid w:val="00CD2D1B"/>
    <w:rsid w:val="00CD403E"/>
    <w:rsid w:val="00CD5C06"/>
    <w:rsid w:val="00CD637A"/>
    <w:rsid w:val="00CD743A"/>
    <w:rsid w:val="00CD7D02"/>
    <w:rsid w:val="00CE09B5"/>
    <w:rsid w:val="00CE2FDD"/>
    <w:rsid w:val="00CE354A"/>
    <w:rsid w:val="00CE44DF"/>
    <w:rsid w:val="00CE67E4"/>
    <w:rsid w:val="00CE6C3F"/>
    <w:rsid w:val="00CE7798"/>
    <w:rsid w:val="00CE7966"/>
    <w:rsid w:val="00CF2760"/>
    <w:rsid w:val="00CF2D34"/>
    <w:rsid w:val="00CF58FD"/>
    <w:rsid w:val="00CF6620"/>
    <w:rsid w:val="00CF6DA7"/>
    <w:rsid w:val="00D015B0"/>
    <w:rsid w:val="00D025A1"/>
    <w:rsid w:val="00D036C1"/>
    <w:rsid w:val="00D07A44"/>
    <w:rsid w:val="00D11BE5"/>
    <w:rsid w:val="00D1529C"/>
    <w:rsid w:val="00D17A7A"/>
    <w:rsid w:val="00D23D44"/>
    <w:rsid w:val="00D2476A"/>
    <w:rsid w:val="00D2696E"/>
    <w:rsid w:val="00D3169A"/>
    <w:rsid w:val="00D33C32"/>
    <w:rsid w:val="00D37C3B"/>
    <w:rsid w:val="00D44085"/>
    <w:rsid w:val="00D454E6"/>
    <w:rsid w:val="00D47000"/>
    <w:rsid w:val="00D4750F"/>
    <w:rsid w:val="00D50844"/>
    <w:rsid w:val="00D513AE"/>
    <w:rsid w:val="00D5387A"/>
    <w:rsid w:val="00D5481C"/>
    <w:rsid w:val="00D56830"/>
    <w:rsid w:val="00D611E6"/>
    <w:rsid w:val="00D6156E"/>
    <w:rsid w:val="00D61810"/>
    <w:rsid w:val="00D61DF9"/>
    <w:rsid w:val="00D62B71"/>
    <w:rsid w:val="00D64A67"/>
    <w:rsid w:val="00D65A75"/>
    <w:rsid w:val="00D70028"/>
    <w:rsid w:val="00D708EE"/>
    <w:rsid w:val="00D71F8A"/>
    <w:rsid w:val="00D80BB9"/>
    <w:rsid w:val="00D81A1E"/>
    <w:rsid w:val="00D83645"/>
    <w:rsid w:val="00D83D5D"/>
    <w:rsid w:val="00D85D8B"/>
    <w:rsid w:val="00D869EE"/>
    <w:rsid w:val="00D87273"/>
    <w:rsid w:val="00D87604"/>
    <w:rsid w:val="00D87D43"/>
    <w:rsid w:val="00D923E7"/>
    <w:rsid w:val="00D94B23"/>
    <w:rsid w:val="00D9582D"/>
    <w:rsid w:val="00D96E37"/>
    <w:rsid w:val="00DA008E"/>
    <w:rsid w:val="00DA1469"/>
    <w:rsid w:val="00DA331F"/>
    <w:rsid w:val="00DA33E3"/>
    <w:rsid w:val="00DA4DD5"/>
    <w:rsid w:val="00DB36F4"/>
    <w:rsid w:val="00DB7C70"/>
    <w:rsid w:val="00DC1787"/>
    <w:rsid w:val="00DC2AEB"/>
    <w:rsid w:val="00DC4DBA"/>
    <w:rsid w:val="00DC5601"/>
    <w:rsid w:val="00DD024B"/>
    <w:rsid w:val="00DD0C0C"/>
    <w:rsid w:val="00DD2E76"/>
    <w:rsid w:val="00DD78D3"/>
    <w:rsid w:val="00DE5491"/>
    <w:rsid w:val="00DE5B9E"/>
    <w:rsid w:val="00DE6EE0"/>
    <w:rsid w:val="00DF2B1E"/>
    <w:rsid w:val="00DF3205"/>
    <w:rsid w:val="00DF4261"/>
    <w:rsid w:val="00DF4899"/>
    <w:rsid w:val="00DF5BEB"/>
    <w:rsid w:val="00DF6A54"/>
    <w:rsid w:val="00E00001"/>
    <w:rsid w:val="00E05919"/>
    <w:rsid w:val="00E1072E"/>
    <w:rsid w:val="00E108F3"/>
    <w:rsid w:val="00E14467"/>
    <w:rsid w:val="00E16CF3"/>
    <w:rsid w:val="00E207A0"/>
    <w:rsid w:val="00E23F1B"/>
    <w:rsid w:val="00E263B3"/>
    <w:rsid w:val="00E2788A"/>
    <w:rsid w:val="00E4090C"/>
    <w:rsid w:val="00E4213B"/>
    <w:rsid w:val="00E441FA"/>
    <w:rsid w:val="00E447B8"/>
    <w:rsid w:val="00E510BB"/>
    <w:rsid w:val="00E52CDC"/>
    <w:rsid w:val="00E533F4"/>
    <w:rsid w:val="00E53692"/>
    <w:rsid w:val="00E54128"/>
    <w:rsid w:val="00E541C6"/>
    <w:rsid w:val="00E55049"/>
    <w:rsid w:val="00E56177"/>
    <w:rsid w:val="00E639B3"/>
    <w:rsid w:val="00E65094"/>
    <w:rsid w:val="00E66AF6"/>
    <w:rsid w:val="00E7289C"/>
    <w:rsid w:val="00E72E6B"/>
    <w:rsid w:val="00E75A45"/>
    <w:rsid w:val="00E7683E"/>
    <w:rsid w:val="00E81F8C"/>
    <w:rsid w:val="00E85FE5"/>
    <w:rsid w:val="00E87BEF"/>
    <w:rsid w:val="00E902BA"/>
    <w:rsid w:val="00E905CC"/>
    <w:rsid w:val="00E92EE6"/>
    <w:rsid w:val="00E9556A"/>
    <w:rsid w:val="00E96730"/>
    <w:rsid w:val="00E9678B"/>
    <w:rsid w:val="00EA01A9"/>
    <w:rsid w:val="00EA107B"/>
    <w:rsid w:val="00EA16ED"/>
    <w:rsid w:val="00EA3CA7"/>
    <w:rsid w:val="00EA4387"/>
    <w:rsid w:val="00EB28E4"/>
    <w:rsid w:val="00EB33D4"/>
    <w:rsid w:val="00EC3B9B"/>
    <w:rsid w:val="00EC5437"/>
    <w:rsid w:val="00EC781A"/>
    <w:rsid w:val="00ED01E5"/>
    <w:rsid w:val="00ED2866"/>
    <w:rsid w:val="00ED48ED"/>
    <w:rsid w:val="00ED7E47"/>
    <w:rsid w:val="00EE1E7C"/>
    <w:rsid w:val="00EE5A9C"/>
    <w:rsid w:val="00EF0504"/>
    <w:rsid w:val="00EF05CE"/>
    <w:rsid w:val="00EF235E"/>
    <w:rsid w:val="00EF3145"/>
    <w:rsid w:val="00EF43C8"/>
    <w:rsid w:val="00F00AF4"/>
    <w:rsid w:val="00F0200F"/>
    <w:rsid w:val="00F05024"/>
    <w:rsid w:val="00F06A3D"/>
    <w:rsid w:val="00F10550"/>
    <w:rsid w:val="00F116A3"/>
    <w:rsid w:val="00F1422E"/>
    <w:rsid w:val="00F2043A"/>
    <w:rsid w:val="00F205EC"/>
    <w:rsid w:val="00F21114"/>
    <w:rsid w:val="00F22817"/>
    <w:rsid w:val="00F2307B"/>
    <w:rsid w:val="00F254D9"/>
    <w:rsid w:val="00F27AE3"/>
    <w:rsid w:val="00F32B81"/>
    <w:rsid w:val="00F3309F"/>
    <w:rsid w:val="00F33B0F"/>
    <w:rsid w:val="00F34358"/>
    <w:rsid w:val="00F3503D"/>
    <w:rsid w:val="00F36282"/>
    <w:rsid w:val="00F37105"/>
    <w:rsid w:val="00F375DE"/>
    <w:rsid w:val="00F37B54"/>
    <w:rsid w:val="00F401D2"/>
    <w:rsid w:val="00F41595"/>
    <w:rsid w:val="00F43225"/>
    <w:rsid w:val="00F45E85"/>
    <w:rsid w:val="00F47B46"/>
    <w:rsid w:val="00F5096B"/>
    <w:rsid w:val="00F53367"/>
    <w:rsid w:val="00F53E45"/>
    <w:rsid w:val="00F54F0B"/>
    <w:rsid w:val="00F56F5D"/>
    <w:rsid w:val="00F6484C"/>
    <w:rsid w:val="00F762C6"/>
    <w:rsid w:val="00F773EB"/>
    <w:rsid w:val="00F80262"/>
    <w:rsid w:val="00F8215A"/>
    <w:rsid w:val="00F83594"/>
    <w:rsid w:val="00F84B5F"/>
    <w:rsid w:val="00F93054"/>
    <w:rsid w:val="00F94084"/>
    <w:rsid w:val="00F9536A"/>
    <w:rsid w:val="00FA1CFD"/>
    <w:rsid w:val="00FA56BE"/>
    <w:rsid w:val="00FA6B3B"/>
    <w:rsid w:val="00FB05C9"/>
    <w:rsid w:val="00FB3D1A"/>
    <w:rsid w:val="00FB4574"/>
    <w:rsid w:val="00FB45B3"/>
    <w:rsid w:val="00FB6E35"/>
    <w:rsid w:val="00FB779B"/>
    <w:rsid w:val="00FC245E"/>
    <w:rsid w:val="00FC3B1D"/>
    <w:rsid w:val="00FC4C8A"/>
    <w:rsid w:val="00FC557B"/>
    <w:rsid w:val="00FC6882"/>
    <w:rsid w:val="00FC7E88"/>
    <w:rsid w:val="00FD4FA4"/>
    <w:rsid w:val="00FD72C5"/>
    <w:rsid w:val="00FF20F4"/>
    <w:rsid w:val="00FF4607"/>
    <w:rsid w:val="00FF592F"/>
    <w:rsid w:val="01097561"/>
    <w:rsid w:val="011E704E"/>
    <w:rsid w:val="016DDC5A"/>
    <w:rsid w:val="01B1B87F"/>
    <w:rsid w:val="01B538C2"/>
    <w:rsid w:val="01BAC46A"/>
    <w:rsid w:val="01C8130F"/>
    <w:rsid w:val="01EF3DBE"/>
    <w:rsid w:val="02419064"/>
    <w:rsid w:val="024CCB81"/>
    <w:rsid w:val="0288700B"/>
    <w:rsid w:val="028DB598"/>
    <w:rsid w:val="03409AC3"/>
    <w:rsid w:val="03AB2924"/>
    <w:rsid w:val="03BD22A8"/>
    <w:rsid w:val="0459EB2C"/>
    <w:rsid w:val="045B9816"/>
    <w:rsid w:val="049CEAF9"/>
    <w:rsid w:val="04A705A3"/>
    <w:rsid w:val="04DF2DB8"/>
    <w:rsid w:val="04EB27AF"/>
    <w:rsid w:val="0535EBF4"/>
    <w:rsid w:val="05638F17"/>
    <w:rsid w:val="056DDD8F"/>
    <w:rsid w:val="05CB0FC9"/>
    <w:rsid w:val="05E94BD9"/>
    <w:rsid w:val="06D3DA47"/>
    <w:rsid w:val="072776A2"/>
    <w:rsid w:val="0739F43F"/>
    <w:rsid w:val="0753FD9C"/>
    <w:rsid w:val="0780E0F1"/>
    <w:rsid w:val="080B0FE3"/>
    <w:rsid w:val="08181C17"/>
    <w:rsid w:val="08201CA8"/>
    <w:rsid w:val="086442FF"/>
    <w:rsid w:val="08E924BC"/>
    <w:rsid w:val="0964B676"/>
    <w:rsid w:val="09C9C1B1"/>
    <w:rsid w:val="0A167A97"/>
    <w:rsid w:val="0A32B667"/>
    <w:rsid w:val="0A332BD0"/>
    <w:rsid w:val="0A3A815A"/>
    <w:rsid w:val="0A5155D8"/>
    <w:rsid w:val="0A7EDB72"/>
    <w:rsid w:val="0A86FE8D"/>
    <w:rsid w:val="0A9AC328"/>
    <w:rsid w:val="0B0B0F2B"/>
    <w:rsid w:val="0BB1E3D9"/>
    <w:rsid w:val="0C24BA28"/>
    <w:rsid w:val="0C966F2D"/>
    <w:rsid w:val="0CB1A525"/>
    <w:rsid w:val="0CF48B09"/>
    <w:rsid w:val="0D7BD0BD"/>
    <w:rsid w:val="0D7DDA83"/>
    <w:rsid w:val="0E6E0413"/>
    <w:rsid w:val="0E9027B7"/>
    <w:rsid w:val="0E93398F"/>
    <w:rsid w:val="0EEEB57F"/>
    <w:rsid w:val="0F038921"/>
    <w:rsid w:val="0F1B9D91"/>
    <w:rsid w:val="0F2FE12F"/>
    <w:rsid w:val="100B0886"/>
    <w:rsid w:val="10134138"/>
    <w:rsid w:val="102FA585"/>
    <w:rsid w:val="104EC7FB"/>
    <w:rsid w:val="10652650"/>
    <w:rsid w:val="10D61233"/>
    <w:rsid w:val="10D69ECB"/>
    <w:rsid w:val="10DCBE08"/>
    <w:rsid w:val="11794B8E"/>
    <w:rsid w:val="11A5E259"/>
    <w:rsid w:val="11A93F06"/>
    <w:rsid w:val="12294143"/>
    <w:rsid w:val="12529D2D"/>
    <w:rsid w:val="1276B5AF"/>
    <w:rsid w:val="1279BB3B"/>
    <w:rsid w:val="128A454F"/>
    <w:rsid w:val="12FE88BB"/>
    <w:rsid w:val="139C0A83"/>
    <w:rsid w:val="13A49BFB"/>
    <w:rsid w:val="13B9CAF3"/>
    <w:rsid w:val="140C518D"/>
    <w:rsid w:val="1415A777"/>
    <w:rsid w:val="1445A5A7"/>
    <w:rsid w:val="14B27F0B"/>
    <w:rsid w:val="14D8729E"/>
    <w:rsid w:val="1502BA7F"/>
    <w:rsid w:val="15362B6A"/>
    <w:rsid w:val="15680066"/>
    <w:rsid w:val="156E3DA7"/>
    <w:rsid w:val="15F25587"/>
    <w:rsid w:val="1605FC0D"/>
    <w:rsid w:val="1678AB83"/>
    <w:rsid w:val="16B1D4A4"/>
    <w:rsid w:val="16C08E67"/>
    <w:rsid w:val="16C4BB6A"/>
    <w:rsid w:val="16C5592F"/>
    <w:rsid w:val="16E0EA7C"/>
    <w:rsid w:val="17274A99"/>
    <w:rsid w:val="17283E0E"/>
    <w:rsid w:val="1728C72C"/>
    <w:rsid w:val="17F53D16"/>
    <w:rsid w:val="1807B59C"/>
    <w:rsid w:val="18D960BC"/>
    <w:rsid w:val="197083FD"/>
    <w:rsid w:val="1972D3E2"/>
    <w:rsid w:val="19DE6F2A"/>
    <w:rsid w:val="19ED273B"/>
    <w:rsid w:val="1A195005"/>
    <w:rsid w:val="1A561ABE"/>
    <w:rsid w:val="1ABA3161"/>
    <w:rsid w:val="1B031E4B"/>
    <w:rsid w:val="1B4239F8"/>
    <w:rsid w:val="1B72BB03"/>
    <w:rsid w:val="1B855F62"/>
    <w:rsid w:val="1B85A3D2"/>
    <w:rsid w:val="1B88B1BF"/>
    <w:rsid w:val="1B8B35C8"/>
    <w:rsid w:val="1BB7C2FA"/>
    <w:rsid w:val="1BB977C8"/>
    <w:rsid w:val="1BFA0362"/>
    <w:rsid w:val="1C410E97"/>
    <w:rsid w:val="1C49DEAB"/>
    <w:rsid w:val="1C918C5D"/>
    <w:rsid w:val="1C927617"/>
    <w:rsid w:val="1D0E8F26"/>
    <w:rsid w:val="1D1AB58B"/>
    <w:rsid w:val="1D549F7C"/>
    <w:rsid w:val="1DC7BDD6"/>
    <w:rsid w:val="1DD200A2"/>
    <w:rsid w:val="1E1BF25F"/>
    <w:rsid w:val="1E35DDE8"/>
    <w:rsid w:val="1ED3FDB1"/>
    <w:rsid w:val="1EF2724E"/>
    <w:rsid w:val="1F5D4B02"/>
    <w:rsid w:val="1FF3776D"/>
    <w:rsid w:val="202EFA55"/>
    <w:rsid w:val="206BD359"/>
    <w:rsid w:val="207F8ABD"/>
    <w:rsid w:val="20A421F3"/>
    <w:rsid w:val="20CC1D15"/>
    <w:rsid w:val="20DA830A"/>
    <w:rsid w:val="21057295"/>
    <w:rsid w:val="2141859F"/>
    <w:rsid w:val="215D3ADD"/>
    <w:rsid w:val="219F4F58"/>
    <w:rsid w:val="21E700AA"/>
    <w:rsid w:val="2244BA7A"/>
    <w:rsid w:val="23093423"/>
    <w:rsid w:val="238531EC"/>
    <w:rsid w:val="2456A875"/>
    <w:rsid w:val="24977742"/>
    <w:rsid w:val="24EADC6E"/>
    <w:rsid w:val="252BDA67"/>
    <w:rsid w:val="2639D80F"/>
    <w:rsid w:val="26DEEA2E"/>
    <w:rsid w:val="26EAEAB2"/>
    <w:rsid w:val="27196E36"/>
    <w:rsid w:val="2730914C"/>
    <w:rsid w:val="275F8452"/>
    <w:rsid w:val="27604D3F"/>
    <w:rsid w:val="27B3AFB0"/>
    <w:rsid w:val="27D26416"/>
    <w:rsid w:val="27DEB02B"/>
    <w:rsid w:val="2830FBA5"/>
    <w:rsid w:val="28D303E0"/>
    <w:rsid w:val="2A02DF02"/>
    <w:rsid w:val="2A73907B"/>
    <w:rsid w:val="2AA87778"/>
    <w:rsid w:val="2ABD7B40"/>
    <w:rsid w:val="2AC64AB1"/>
    <w:rsid w:val="2B5827A1"/>
    <w:rsid w:val="2BAF1C1C"/>
    <w:rsid w:val="2C1D6D91"/>
    <w:rsid w:val="2C3005C6"/>
    <w:rsid w:val="2C644F74"/>
    <w:rsid w:val="2D0C9554"/>
    <w:rsid w:val="2D143B4E"/>
    <w:rsid w:val="2D306C34"/>
    <w:rsid w:val="2D6DFC8C"/>
    <w:rsid w:val="2DE0D70A"/>
    <w:rsid w:val="2E08F665"/>
    <w:rsid w:val="2E0BC1B2"/>
    <w:rsid w:val="2F78448B"/>
    <w:rsid w:val="2F8B3842"/>
    <w:rsid w:val="2FD23A8A"/>
    <w:rsid w:val="2FDA3DD5"/>
    <w:rsid w:val="3072D8A8"/>
    <w:rsid w:val="30820BCC"/>
    <w:rsid w:val="30CB3BD7"/>
    <w:rsid w:val="30CFB358"/>
    <w:rsid w:val="316FE9FE"/>
    <w:rsid w:val="318DDCFC"/>
    <w:rsid w:val="3195F697"/>
    <w:rsid w:val="31996A4A"/>
    <w:rsid w:val="319AB9B3"/>
    <w:rsid w:val="3217CC80"/>
    <w:rsid w:val="329C5FC8"/>
    <w:rsid w:val="333D1EC2"/>
    <w:rsid w:val="3381AFF8"/>
    <w:rsid w:val="3386229E"/>
    <w:rsid w:val="338C1B2D"/>
    <w:rsid w:val="33C413F6"/>
    <w:rsid w:val="3486163E"/>
    <w:rsid w:val="34DFED92"/>
    <w:rsid w:val="34FEEE44"/>
    <w:rsid w:val="35009D4E"/>
    <w:rsid w:val="35597488"/>
    <w:rsid w:val="35BA6682"/>
    <w:rsid w:val="35C5119D"/>
    <w:rsid w:val="35E0151A"/>
    <w:rsid w:val="36506581"/>
    <w:rsid w:val="36D0DAC8"/>
    <w:rsid w:val="3703B2F9"/>
    <w:rsid w:val="371E622D"/>
    <w:rsid w:val="378EA0FB"/>
    <w:rsid w:val="379BC9DD"/>
    <w:rsid w:val="37A4FE5C"/>
    <w:rsid w:val="3811B218"/>
    <w:rsid w:val="3820BDEE"/>
    <w:rsid w:val="3881F8E6"/>
    <w:rsid w:val="38C1FF3F"/>
    <w:rsid w:val="39C4E7D5"/>
    <w:rsid w:val="3A711B1C"/>
    <w:rsid w:val="3A88B9F9"/>
    <w:rsid w:val="3ABAFBC8"/>
    <w:rsid w:val="3AF4A9D9"/>
    <w:rsid w:val="3AFBFC5C"/>
    <w:rsid w:val="3B0C89C7"/>
    <w:rsid w:val="3B104099"/>
    <w:rsid w:val="3BE86062"/>
    <w:rsid w:val="3C2E35AD"/>
    <w:rsid w:val="3C34D22D"/>
    <w:rsid w:val="3C7A4254"/>
    <w:rsid w:val="3CE1C484"/>
    <w:rsid w:val="3E10DF09"/>
    <w:rsid w:val="3E223A90"/>
    <w:rsid w:val="3E3C9FA7"/>
    <w:rsid w:val="3E48DE67"/>
    <w:rsid w:val="3E50BDDE"/>
    <w:rsid w:val="3ECAABF8"/>
    <w:rsid w:val="3EE7EF09"/>
    <w:rsid w:val="3F1C79B7"/>
    <w:rsid w:val="3F2E9BB4"/>
    <w:rsid w:val="3FC21557"/>
    <w:rsid w:val="400C4D2F"/>
    <w:rsid w:val="40153AB1"/>
    <w:rsid w:val="40242717"/>
    <w:rsid w:val="40DE4662"/>
    <w:rsid w:val="40F28F6E"/>
    <w:rsid w:val="410ECF07"/>
    <w:rsid w:val="413C5B89"/>
    <w:rsid w:val="416FA133"/>
    <w:rsid w:val="422872C2"/>
    <w:rsid w:val="42589540"/>
    <w:rsid w:val="426DF9B5"/>
    <w:rsid w:val="4329AD0B"/>
    <w:rsid w:val="43636EC6"/>
    <w:rsid w:val="4389A7E5"/>
    <w:rsid w:val="43B3B92C"/>
    <w:rsid w:val="43D94C0C"/>
    <w:rsid w:val="43E31737"/>
    <w:rsid w:val="43F526A8"/>
    <w:rsid w:val="44873A90"/>
    <w:rsid w:val="452DC39D"/>
    <w:rsid w:val="454B084C"/>
    <w:rsid w:val="45895ABD"/>
    <w:rsid w:val="45DA021F"/>
    <w:rsid w:val="45DABEF1"/>
    <w:rsid w:val="45E29617"/>
    <w:rsid w:val="461C5360"/>
    <w:rsid w:val="4641377A"/>
    <w:rsid w:val="46A95908"/>
    <w:rsid w:val="46CEE3D0"/>
    <w:rsid w:val="46E92F37"/>
    <w:rsid w:val="4765E8FB"/>
    <w:rsid w:val="479E9D63"/>
    <w:rsid w:val="47A36246"/>
    <w:rsid w:val="48202D2E"/>
    <w:rsid w:val="488A28F8"/>
    <w:rsid w:val="4894DA2F"/>
    <w:rsid w:val="48B26AA3"/>
    <w:rsid w:val="491FCD6F"/>
    <w:rsid w:val="49D1F0ED"/>
    <w:rsid w:val="49E36F63"/>
    <w:rsid w:val="49F69549"/>
    <w:rsid w:val="4A20F273"/>
    <w:rsid w:val="4A25303D"/>
    <w:rsid w:val="4A41AB67"/>
    <w:rsid w:val="4A743CD5"/>
    <w:rsid w:val="4ABF8C34"/>
    <w:rsid w:val="4AC6E2D2"/>
    <w:rsid w:val="4B06EEDB"/>
    <w:rsid w:val="4B7E3D2E"/>
    <w:rsid w:val="4C192621"/>
    <w:rsid w:val="4C31579C"/>
    <w:rsid w:val="4C5BD3EB"/>
    <w:rsid w:val="4C7E2AC6"/>
    <w:rsid w:val="4CF05EFC"/>
    <w:rsid w:val="4D79B20A"/>
    <w:rsid w:val="4DE8ED7C"/>
    <w:rsid w:val="4DECEAAE"/>
    <w:rsid w:val="4E269FF9"/>
    <w:rsid w:val="4E4D5494"/>
    <w:rsid w:val="4E6F2753"/>
    <w:rsid w:val="4E937000"/>
    <w:rsid w:val="4ED40291"/>
    <w:rsid w:val="4ED5D75E"/>
    <w:rsid w:val="4EF0406E"/>
    <w:rsid w:val="504E3DD2"/>
    <w:rsid w:val="50672AF1"/>
    <w:rsid w:val="508264E4"/>
    <w:rsid w:val="50AD7F9F"/>
    <w:rsid w:val="50C8C125"/>
    <w:rsid w:val="50C9257A"/>
    <w:rsid w:val="50E92C50"/>
    <w:rsid w:val="51541253"/>
    <w:rsid w:val="5157FC47"/>
    <w:rsid w:val="51DC8461"/>
    <w:rsid w:val="51E49AA0"/>
    <w:rsid w:val="52377A38"/>
    <w:rsid w:val="52938677"/>
    <w:rsid w:val="52CDF1C7"/>
    <w:rsid w:val="53146538"/>
    <w:rsid w:val="544A8983"/>
    <w:rsid w:val="54CC2540"/>
    <w:rsid w:val="5508A8C5"/>
    <w:rsid w:val="55A69F06"/>
    <w:rsid w:val="5682FB88"/>
    <w:rsid w:val="56B9A479"/>
    <w:rsid w:val="5716FE49"/>
    <w:rsid w:val="57857512"/>
    <w:rsid w:val="584E7CE5"/>
    <w:rsid w:val="58587F92"/>
    <w:rsid w:val="587C392C"/>
    <w:rsid w:val="590CEF98"/>
    <w:rsid w:val="598E9B15"/>
    <w:rsid w:val="5A2CDDE1"/>
    <w:rsid w:val="5A3481E8"/>
    <w:rsid w:val="5A6B23EC"/>
    <w:rsid w:val="5AF3BD01"/>
    <w:rsid w:val="5B01B811"/>
    <w:rsid w:val="5B2FE694"/>
    <w:rsid w:val="5BF2C1F9"/>
    <w:rsid w:val="5C056238"/>
    <w:rsid w:val="5C3BB735"/>
    <w:rsid w:val="5C479BD4"/>
    <w:rsid w:val="5C6FB0D6"/>
    <w:rsid w:val="5C72DCB7"/>
    <w:rsid w:val="5C84456F"/>
    <w:rsid w:val="5C8956F0"/>
    <w:rsid w:val="5CB26153"/>
    <w:rsid w:val="5CDC2729"/>
    <w:rsid w:val="5D91022D"/>
    <w:rsid w:val="5DCA80C6"/>
    <w:rsid w:val="5DE20B19"/>
    <w:rsid w:val="5DEC80B9"/>
    <w:rsid w:val="5E118D6C"/>
    <w:rsid w:val="5E5B30D8"/>
    <w:rsid w:val="5E7558BD"/>
    <w:rsid w:val="5E7A31C9"/>
    <w:rsid w:val="5EDDC0B8"/>
    <w:rsid w:val="5F588F2C"/>
    <w:rsid w:val="5F7E7918"/>
    <w:rsid w:val="5FE7571F"/>
    <w:rsid w:val="5FFCFDAC"/>
    <w:rsid w:val="60871154"/>
    <w:rsid w:val="60AA192C"/>
    <w:rsid w:val="60AB02D0"/>
    <w:rsid w:val="60B04311"/>
    <w:rsid w:val="60F8F757"/>
    <w:rsid w:val="611A11DE"/>
    <w:rsid w:val="6144725B"/>
    <w:rsid w:val="614DF0F2"/>
    <w:rsid w:val="61F6D501"/>
    <w:rsid w:val="6229C4A3"/>
    <w:rsid w:val="626BE788"/>
    <w:rsid w:val="62A05AE7"/>
    <w:rsid w:val="62ECD0D9"/>
    <w:rsid w:val="62EF94AF"/>
    <w:rsid w:val="62F99123"/>
    <w:rsid w:val="630EB6D6"/>
    <w:rsid w:val="635A2C80"/>
    <w:rsid w:val="637B8396"/>
    <w:rsid w:val="63F37228"/>
    <w:rsid w:val="64DA80B5"/>
    <w:rsid w:val="6579F464"/>
    <w:rsid w:val="65E446DE"/>
    <w:rsid w:val="65F59101"/>
    <w:rsid w:val="66327083"/>
    <w:rsid w:val="663A0212"/>
    <w:rsid w:val="66413475"/>
    <w:rsid w:val="665520F4"/>
    <w:rsid w:val="66676A6C"/>
    <w:rsid w:val="668C6433"/>
    <w:rsid w:val="66A8E5CA"/>
    <w:rsid w:val="66F31DCF"/>
    <w:rsid w:val="670B32F0"/>
    <w:rsid w:val="675F8080"/>
    <w:rsid w:val="6787C750"/>
    <w:rsid w:val="6795C921"/>
    <w:rsid w:val="6804CBCA"/>
    <w:rsid w:val="681DDEE4"/>
    <w:rsid w:val="68395496"/>
    <w:rsid w:val="6844B469"/>
    <w:rsid w:val="6864C198"/>
    <w:rsid w:val="6896E122"/>
    <w:rsid w:val="689CCDBD"/>
    <w:rsid w:val="68BE0207"/>
    <w:rsid w:val="68C969CF"/>
    <w:rsid w:val="68F595F2"/>
    <w:rsid w:val="68FC2761"/>
    <w:rsid w:val="693C9C80"/>
    <w:rsid w:val="69743370"/>
    <w:rsid w:val="697D8C5D"/>
    <w:rsid w:val="69AE1366"/>
    <w:rsid w:val="69BD5060"/>
    <w:rsid w:val="69D5C462"/>
    <w:rsid w:val="6A001C48"/>
    <w:rsid w:val="6A4F13EA"/>
    <w:rsid w:val="6A59EDEB"/>
    <w:rsid w:val="6A99D044"/>
    <w:rsid w:val="6AFAA443"/>
    <w:rsid w:val="6AFF5325"/>
    <w:rsid w:val="6B6EFBBE"/>
    <w:rsid w:val="6BB2A0F3"/>
    <w:rsid w:val="6C038585"/>
    <w:rsid w:val="6C325F5E"/>
    <w:rsid w:val="6C634893"/>
    <w:rsid w:val="6C8E99AD"/>
    <w:rsid w:val="6CD33EE3"/>
    <w:rsid w:val="6D008CC7"/>
    <w:rsid w:val="6D0A305B"/>
    <w:rsid w:val="6D30BB85"/>
    <w:rsid w:val="6D4E8E4A"/>
    <w:rsid w:val="6D65AC5F"/>
    <w:rsid w:val="6DCE1B6E"/>
    <w:rsid w:val="6E9856A0"/>
    <w:rsid w:val="6EDA7576"/>
    <w:rsid w:val="6F8C6B56"/>
    <w:rsid w:val="7037B396"/>
    <w:rsid w:val="7056AEED"/>
    <w:rsid w:val="707A3902"/>
    <w:rsid w:val="70CDA170"/>
    <w:rsid w:val="70FEDE91"/>
    <w:rsid w:val="7139D6F5"/>
    <w:rsid w:val="71422FE6"/>
    <w:rsid w:val="7145DE7B"/>
    <w:rsid w:val="7157272F"/>
    <w:rsid w:val="719A8E7A"/>
    <w:rsid w:val="71B6ADE3"/>
    <w:rsid w:val="72170096"/>
    <w:rsid w:val="726EACAA"/>
    <w:rsid w:val="72C9B3AA"/>
    <w:rsid w:val="73386E16"/>
    <w:rsid w:val="7467AB4A"/>
    <w:rsid w:val="74924874"/>
    <w:rsid w:val="7498F846"/>
    <w:rsid w:val="749A0121"/>
    <w:rsid w:val="74FEF17D"/>
    <w:rsid w:val="75043649"/>
    <w:rsid w:val="750F5B7C"/>
    <w:rsid w:val="75431CD0"/>
    <w:rsid w:val="75434AF8"/>
    <w:rsid w:val="7561721B"/>
    <w:rsid w:val="758C88A0"/>
    <w:rsid w:val="75BEC1B5"/>
    <w:rsid w:val="75EC3EDB"/>
    <w:rsid w:val="75F12AC0"/>
    <w:rsid w:val="75FFBC08"/>
    <w:rsid w:val="7610FD26"/>
    <w:rsid w:val="7617881C"/>
    <w:rsid w:val="7626A412"/>
    <w:rsid w:val="763E785B"/>
    <w:rsid w:val="76558229"/>
    <w:rsid w:val="76A8E778"/>
    <w:rsid w:val="76DF97AF"/>
    <w:rsid w:val="7740093B"/>
    <w:rsid w:val="777C3AD1"/>
    <w:rsid w:val="77AF2248"/>
    <w:rsid w:val="77C4A4F6"/>
    <w:rsid w:val="77D7D829"/>
    <w:rsid w:val="77E85DE1"/>
    <w:rsid w:val="7877C14D"/>
    <w:rsid w:val="790BC604"/>
    <w:rsid w:val="790DD04A"/>
    <w:rsid w:val="79417776"/>
    <w:rsid w:val="7986DCC8"/>
    <w:rsid w:val="79A7AE54"/>
    <w:rsid w:val="79B29F72"/>
    <w:rsid w:val="79B5A713"/>
    <w:rsid w:val="79D8863B"/>
    <w:rsid w:val="7A1CD5BB"/>
    <w:rsid w:val="7A54C347"/>
    <w:rsid w:val="7A6E31C4"/>
    <w:rsid w:val="7AD917DD"/>
    <w:rsid w:val="7AF3BCFF"/>
    <w:rsid w:val="7B4EDDEA"/>
    <w:rsid w:val="7B647E05"/>
    <w:rsid w:val="7C16F51C"/>
    <w:rsid w:val="7C3AEF11"/>
    <w:rsid w:val="7CFC46B3"/>
    <w:rsid w:val="7D1218D7"/>
    <w:rsid w:val="7D6E61A1"/>
    <w:rsid w:val="7DA8E198"/>
    <w:rsid w:val="7DEFBF11"/>
    <w:rsid w:val="7E231980"/>
    <w:rsid w:val="7E54DE47"/>
    <w:rsid w:val="7E631B52"/>
    <w:rsid w:val="7EFD00E4"/>
    <w:rsid w:val="7F0C8D13"/>
    <w:rsid w:val="7F77AAB8"/>
    <w:rsid w:val="7F86FE11"/>
    <w:rsid w:val="7FCAA868"/>
    <w:rsid w:val="7FDB263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1E2AF"/>
  <w15:chartTrackingRefBased/>
  <w15:docId w15:val="{DCC71022-9041-4532-B474-AAE82E2A3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23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23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23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23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23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23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23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23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23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3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23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23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23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23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23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23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23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231D"/>
    <w:rPr>
      <w:rFonts w:eastAsiaTheme="majorEastAsia" w:cstheme="majorBidi"/>
      <w:color w:val="272727" w:themeColor="text1" w:themeTint="D8"/>
    </w:rPr>
  </w:style>
  <w:style w:type="paragraph" w:styleId="Title">
    <w:name w:val="Title"/>
    <w:basedOn w:val="Normal"/>
    <w:next w:val="Normal"/>
    <w:link w:val="TitleChar"/>
    <w:uiPriority w:val="10"/>
    <w:qFormat/>
    <w:rsid w:val="004C23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23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23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23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231D"/>
    <w:pPr>
      <w:spacing w:before="160"/>
      <w:jc w:val="center"/>
    </w:pPr>
    <w:rPr>
      <w:i/>
      <w:iCs/>
      <w:color w:val="404040" w:themeColor="text1" w:themeTint="BF"/>
    </w:rPr>
  </w:style>
  <w:style w:type="character" w:customStyle="1" w:styleId="QuoteChar">
    <w:name w:val="Quote Char"/>
    <w:basedOn w:val="DefaultParagraphFont"/>
    <w:link w:val="Quote"/>
    <w:uiPriority w:val="29"/>
    <w:rsid w:val="004C231D"/>
    <w:rPr>
      <w:i/>
      <w:iCs/>
      <w:color w:val="404040" w:themeColor="text1" w:themeTint="BF"/>
    </w:rPr>
  </w:style>
  <w:style w:type="paragraph" w:styleId="ListParagraph">
    <w:name w:val="List Paragraph"/>
    <w:basedOn w:val="Normal"/>
    <w:uiPriority w:val="34"/>
    <w:qFormat/>
    <w:rsid w:val="004C231D"/>
    <w:pPr>
      <w:ind w:left="720"/>
      <w:contextualSpacing/>
    </w:pPr>
  </w:style>
  <w:style w:type="character" w:styleId="IntenseEmphasis">
    <w:name w:val="Intense Emphasis"/>
    <w:basedOn w:val="DefaultParagraphFont"/>
    <w:uiPriority w:val="21"/>
    <w:qFormat/>
    <w:rsid w:val="004C231D"/>
    <w:rPr>
      <w:i/>
      <w:iCs/>
      <w:color w:val="0F4761" w:themeColor="accent1" w:themeShade="BF"/>
    </w:rPr>
  </w:style>
  <w:style w:type="paragraph" w:styleId="IntenseQuote">
    <w:name w:val="Intense Quote"/>
    <w:basedOn w:val="Normal"/>
    <w:next w:val="Normal"/>
    <w:link w:val="IntenseQuoteChar"/>
    <w:uiPriority w:val="30"/>
    <w:qFormat/>
    <w:rsid w:val="004C23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231D"/>
    <w:rPr>
      <w:i/>
      <w:iCs/>
      <w:color w:val="0F4761" w:themeColor="accent1" w:themeShade="BF"/>
    </w:rPr>
  </w:style>
  <w:style w:type="character" w:styleId="IntenseReference">
    <w:name w:val="Intense Reference"/>
    <w:basedOn w:val="DefaultParagraphFont"/>
    <w:uiPriority w:val="32"/>
    <w:qFormat/>
    <w:rsid w:val="004C231D"/>
    <w:rPr>
      <w:b/>
      <w:bCs/>
      <w:smallCaps/>
      <w:color w:val="0F4761" w:themeColor="accent1" w:themeShade="BF"/>
      <w:spacing w:val="5"/>
    </w:rPr>
  </w:style>
  <w:style w:type="paragraph" w:styleId="Revision">
    <w:name w:val="Revision"/>
    <w:hidden/>
    <w:uiPriority w:val="99"/>
    <w:semiHidden/>
    <w:rsid w:val="005B64FD"/>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3838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838D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046905">
      <w:bodyDiv w:val="1"/>
      <w:marLeft w:val="0"/>
      <w:marRight w:val="0"/>
      <w:marTop w:val="0"/>
      <w:marBottom w:val="0"/>
      <w:divBdr>
        <w:top w:val="none" w:sz="0" w:space="0" w:color="auto"/>
        <w:left w:val="none" w:sz="0" w:space="0" w:color="auto"/>
        <w:bottom w:val="none" w:sz="0" w:space="0" w:color="auto"/>
        <w:right w:val="none" w:sz="0" w:space="0" w:color="auto"/>
      </w:divBdr>
    </w:div>
    <w:div w:id="570040566">
      <w:bodyDiv w:val="1"/>
      <w:marLeft w:val="0"/>
      <w:marRight w:val="0"/>
      <w:marTop w:val="0"/>
      <w:marBottom w:val="0"/>
      <w:divBdr>
        <w:top w:val="none" w:sz="0" w:space="0" w:color="auto"/>
        <w:left w:val="none" w:sz="0" w:space="0" w:color="auto"/>
        <w:bottom w:val="none" w:sz="0" w:space="0" w:color="auto"/>
        <w:right w:val="none" w:sz="0" w:space="0" w:color="auto"/>
      </w:divBdr>
    </w:div>
    <w:div w:id="627929410">
      <w:bodyDiv w:val="1"/>
      <w:marLeft w:val="0"/>
      <w:marRight w:val="0"/>
      <w:marTop w:val="0"/>
      <w:marBottom w:val="0"/>
      <w:divBdr>
        <w:top w:val="none" w:sz="0" w:space="0" w:color="auto"/>
        <w:left w:val="none" w:sz="0" w:space="0" w:color="auto"/>
        <w:bottom w:val="none" w:sz="0" w:space="0" w:color="auto"/>
        <w:right w:val="none" w:sz="0" w:space="0" w:color="auto"/>
      </w:divBdr>
    </w:div>
    <w:div w:id="152686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3771</Words>
  <Characters>21498</Characters>
  <Application>Microsoft Office Word</Application>
  <DocSecurity>4</DocSecurity>
  <Lines>179</Lines>
  <Paragraphs>50</Paragraphs>
  <ScaleCrop>false</ScaleCrop>
  <Company/>
  <LinksUpToDate>false</LinksUpToDate>
  <CharactersWithSpaces>25219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Yousaf Khaliq</dc:creator>
  <cp:keywords/>
  <dc:description/>
  <cp:lastModifiedBy>Clay Skiles</cp:lastModifiedBy>
  <cp:revision>552</cp:revision>
  <dcterms:created xsi:type="dcterms:W3CDTF">2025-01-24T02:28:00Z</dcterms:created>
  <dcterms:modified xsi:type="dcterms:W3CDTF">2025-02-13T03:09:00Z</dcterms:modified>
</cp:coreProperties>
</file>